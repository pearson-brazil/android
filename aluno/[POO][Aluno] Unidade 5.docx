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2DB629" w14:textId="77777777" w:rsidR="007F09FD" w:rsidRDefault="007F09FD" w:rsidP="007F09FD">
      <w:pPr>
        <w:pStyle w:val="Ttulo1"/>
      </w:pPr>
      <w:r w:rsidRPr="007F09FD">
        <w:t>Capítulo 5</w:t>
      </w:r>
    </w:p>
    <w:p w14:paraId="68B1E390" w14:textId="77777777" w:rsidR="00B92AB4" w:rsidRDefault="00B92AB4" w:rsidP="000F7BE9">
      <w:pPr>
        <w:ind w:left="567"/>
      </w:pPr>
    </w:p>
    <w:p w14:paraId="0B73ECA6" w14:textId="77777777" w:rsidR="00B92AB4" w:rsidRDefault="00B92AB4" w:rsidP="000F7BE9">
      <w:pPr>
        <w:ind w:left="567"/>
      </w:pPr>
    </w:p>
    <w:p w14:paraId="794A4DE7" w14:textId="77777777" w:rsidR="007F09FD" w:rsidRDefault="000F7BE9" w:rsidP="000F7BE9">
      <w:pPr>
        <w:ind w:left="567"/>
      </w:pPr>
      <w:r>
        <w:t>Java é muito mais do que linhas de comando e textos. Com o Java Swing deixaremos nossas aplicações mais atraentes e modernas. Aplicações que utilizam linhas de comando como interface com o usuário (que são as aplicações que criamos até então) foram bastante utilizadas antes da criação do mouse e hoje são utilizadas por programadores. Interfaces Gráficas enriquecem a aplicação e dão mais valor a ela. Neste capítulo você irá aprender como criar telas profissionais para aplicações Java. Além disso você verá que até em interfaces gráficas utiliza-se orientação a objetos.</w:t>
      </w:r>
    </w:p>
    <w:p w14:paraId="329BA090" w14:textId="77777777" w:rsidR="007F09FD" w:rsidRPr="000F7BE9" w:rsidRDefault="000F7BE9" w:rsidP="000F7BE9">
      <w:r>
        <w:br w:type="page"/>
      </w:r>
    </w:p>
    <w:p w14:paraId="176B81B7" w14:textId="77777777" w:rsidR="007F09FD" w:rsidRPr="007F09FD" w:rsidRDefault="007F09FD" w:rsidP="007F09FD">
      <w:pPr>
        <w:pStyle w:val="Ttulo2"/>
        <w:rPr>
          <w:rFonts w:ascii="Times New Roman" w:hAnsi="Times New Roman"/>
          <w:sz w:val="36"/>
        </w:rPr>
      </w:pPr>
      <w:r w:rsidRPr="007F09FD">
        <w:lastRenderedPageBreak/>
        <w:t>Aula 1 - Definindo as Views</w:t>
      </w:r>
    </w:p>
    <w:p w14:paraId="125C1550" w14:textId="77777777" w:rsidR="005A2B95" w:rsidRDefault="005A2B95" w:rsidP="007F09FD">
      <w:r>
        <w:t>E agora estamos chegando ao fim, nesta unidade finalizaremos o projeto com os detalhes finais que faltam ao nosso conhecimento. Vamos começar?!</w:t>
      </w:r>
    </w:p>
    <w:p w14:paraId="71AA4AA4" w14:textId="77777777" w:rsidR="002E240A" w:rsidRDefault="002E240A" w:rsidP="007F09FD"/>
    <w:p w14:paraId="2CFE78B4" w14:textId="77777777" w:rsidR="002E0AD5" w:rsidRDefault="007F09FD" w:rsidP="007F09FD">
      <w:r w:rsidRPr="007F09FD">
        <w:t xml:space="preserve">Após definirmos as regras, funcionalidades e Models do aplicativo, as Views devem ser desenhadas. </w:t>
      </w:r>
    </w:p>
    <w:p w14:paraId="3969666F" w14:textId="77777777" w:rsidR="002E240A" w:rsidRDefault="002E240A" w:rsidP="007F09FD"/>
    <w:p w14:paraId="1B8B9063" w14:textId="77777777" w:rsidR="002E0AD5" w:rsidRDefault="002E0AD5" w:rsidP="007F09FD">
      <w:r>
        <w:t xml:space="preserve">Conforme dito na aula anterior, as Views são a interface com o usuário. Nela definimos a aparência do aplicativo, exibimos as informações e a coletamos do usuário. Estas informações exibidas e coletadas são processadas pelos </w:t>
      </w:r>
      <w:proofErr w:type="spellStart"/>
      <w:r>
        <w:t>Controllers</w:t>
      </w:r>
      <w:proofErr w:type="spellEnd"/>
      <w:r>
        <w:t>, que iremos definir um pouco mais para frente.</w:t>
      </w:r>
    </w:p>
    <w:p w14:paraId="542ED432" w14:textId="77777777" w:rsidR="007F09FD" w:rsidRPr="002E0AD5" w:rsidRDefault="002E0AD5" w:rsidP="002E0AD5">
      <w:pPr>
        <w:ind w:left="567"/>
        <w:rPr>
          <w:rFonts w:ascii="Times New Roman" w:hAnsi="Times New Roman"/>
          <w:i/>
        </w:rPr>
      </w:pPr>
      <w:r w:rsidRPr="002E0AD5">
        <w:rPr>
          <w:i/>
        </w:rPr>
        <w:t xml:space="preserve">DICA: </w:t>
      </w:r>
      <w:r w:rsidR="007F09FD" w:rsidRPr="002E0AD5">
        <w:rPr>
          <w:i/>
        </w:rPr>
        <w:t>Um passo importante para que não haja retrabalho e para que se obtenha resultados rápidos e descartáveis</w:t>
      </w:r>
      <w:r w:rsidR="003148A6" w:rsidRPr="002E0AD5">
        <w:rPr>
          <w:i/>
        </w:rPr>
        <w:t xml:space="preserve"> (pois se o protótipo desenhado não agradar podemos descartá-lo sem muito custo)</w:t>
      </w:r>
      <w:r w:rsidR="007F09FD" w:rsidRPr="002E0AD5">
        <w:rPr>
          <w:i/>
        </w:rPr>
        <w:t xml:space="preserve"> é a prototipagem.</w:t>
      </w:r>
    </w:p>
    <w:p w14:paraId="238F5EC7" w14:textId="77777777" w:rsidR="007F09FD" w:rsidRPr="007F09FD" w:rsidRDefault="007F09FD" w:rsidP="007F09FD">
      <w:pPr>
        <w:pStyle w:val="Ttulo3"/>
        <w:rPr>
          <w:rFonts w:ascii="Times New Roman" w:hAnsi="Times New Roman"/>
          <w:sz w:val="27"/>
        </w:rPr>
      </w:pPr>
      <w:r w:rsidRPr="007F09FD">
        <w:t>1.1 - Protótipo das Views</w:t>
      </w:r>
    </w:p>
    <w:p w14:paraId="4E33BF40" w14:textId="77777777" w:rsidR="007300CB" w:rsidRDefault="007F09FD" w:rsidP="007F09FD">
      <w:r w:rsidRPr="007F09FD">
        <w:t>O intuito dos protótipos é validar de uma maneira rápida como os itens de interface se organizarão na tela. Para isto, não podemos perder muito tempo com ferramentas de design e edição de imagens. O ideal é que os primeiros protótipos sejam feit</w:t>
      </w:r>
      <w:r w:rsidR="0062162A">
        <w:t>os usando papel e caneta grossa</w:t>
      </w:r>
      <w:r w:rsidR="0062162A" w:rsidRPr="0062162A">
        <w:rPr>
          <w:color w:val="FF0000"/>
        </w:rPr>
        <w:t>.</w:t>
      </w:r>
    </w:p>
    <w:p w14:paraId="323CD49D" w14:textId="77777777" w:rsidR="007300CB" w:rsidRDefault="007300CB" w:rsidP="007F09FD"/>
    <w:p w14:paraId="62B5671F" w14:textId="77777777" w:rsidR="007F09FD" w:rsidRPr="007300CB" w:rsidRDefault="007300CB" w:rsidP="007F09FD">
      <w:r>
        <w:t xml:space="preserve">Dica: </w:t>
      </w:r>
      <w:r w:rsidR="007F09FD" w:rsidRPr="007F09FD">
        <w:t>caneta grossa faz com que desenhemos mais rápido e com poucos detalhes.</w:t>
      </w:r>
    </w:p>
    <w:p w14:paraId="6441F32A" w14:textId="77777777" w:rsidR="007300CB" w:rsidRDefault="007300CB" w:rsidP="007F09FD"/>
    <w:p w14:paraId="511A8978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>Geralmente em uma empresa, esta tarefa não cabe ao programador, então desenhamos</w:t>
      </w:r>
      <w:r w:rsidRPr="000E0D36">
        <w:rPr>
          <w:color w:val="FF0000"/>
        </w:rPr>
        <w:t xml:space="preserve"> </w:t>
      </w:r>
      <w:r w:rsidR="000E0D36" w:rsidRPr="000E0D36">
        <w:rPr>
          <w:color w:val="FF0000"/>
        </w:rPr>
        <w:t>um</w:t>
      </w:r>
      <w:r w:rsidRPr="007F09FD">
        <w:t xml:space="preserve"> protótipo que já foi validado para você.</w:t>
      </w:r>
      <w:r w:rsidR="007300CB">
        <w:t xml:space="preserve"> </w:t>
      </w:r>
      <w:r w:rsidRPr="007F09FD">
        <w:t xml:space="preserve">Foi definido que nosso </w:t>
      </w:r>
      <w:proofErr w:type="spellStart"/>
      <w:r w:rsidRPr="007F09FD">
        <w:t>app</w:t>
      </w:r>
      <w:proofErr w:type="spellEnd"/>
      <w:r w:rsidRPr="007F09FD">
        <w:t xml:space="preserve"> terá duas telas. Uma de visão geral e outra de Cadastro/Edição de contatos. Abaixo segue a tela de visão geral</w:t>
      </w:r>
      <w:r w:rsidR="007300CB">
        <w:t xml:space="preserve"> do protótipo que foi desenhado para você.</w:t>
      </w:r>
    </w:p>
    <w:p w14:paraId="02189A10" w14:textId="77777777" w:rsidR="00E54148" w:rsidRDefault="00E54148" w:rsidP="007F09FD">
      <w:pPr>
        <w:pStyle w:val="Ttulo4"/>
      </w:pPr>
    </w:p>
    <w:p w14:paraId="04DB06A6" w14:textId="77777777" w:rsidR="00E54148" w:rsidRDefault="00E54148" w:rsidP="00E54148">
      <w:pPr>
        <w:pStyle w:val="Ttulo4"/>
        <w:keepNext/>
        <w:jc w:val="center"/>
      </w:pPr>
      <w:r>
        <w:rPr>
          <w:noProof/>
        </w:rPr>
        <w:lastRenderedPageBreak/>
        <w:drawing>
          <wp:inline distT="0" distB="0" distL="0" distR="0" wp14:anchorId="5F6A07FE" wp14:editId="01C19077">
            <wp:extent cx="5385435" cy="4916170"/>
            <wp:effectExtent l="0" t="0" r="0" b="11430"/>
            <wp:docPr id="35" name="Imagem 35" descr="imgs/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s/i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AF93" w14:textId="77777777" w:rsidR="00E54148" w:rsidRDefault="00E54148" w:rsidP="00E54148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1</w:t>
        </w:r>
      </w:fldSimple>
      <w:r w:rsidR="00197879">
        <w:rPr>
          <w:noProof/>
        </w:rPr>
        <w:t xml:space="preserve"> – Protótipos</w:t>
      </w:r>
    </w:p>
    <w:p w14:paraId="064E7DC0" w14:textId="77777777" w:rsidR="00E54148" w:rsidRDefault="00366A0D" w:rsidP="007F09FD">
      <w:pPr>
        <w:pStyle w:val="Ttulo4"/>
      </w:pPr>
      <w:r>
        <w:t>Vamos entender um pouco o que há nesse protótipo.</w:t>
      </w:r>
    </w:p>
    <w:p w14:paraId="0C3AF3C3" w14:textId="77777777" w:rsidR="007F09FD" w:rsidRPr="007F09FD" w:rsidRDefault="0022339A" w:rsidP="007F09FD">
      <w:pPr>
        <w:pStyle w:val="Ttulo4"/>
        <w:rPr>
          <w:rFonts w:ascii="Times New Roman" w:hAnsi="Times New Roman"/>
        </w:rPr>
      </w:pPr>
      <w:r>
        <w:t xml:space="preserve">1.1.1 - </w:t>
      </w:r>
      <w:r w:rsidR="007F09FD" w:rsidRPr="007F09FD">
        <w:t>Tela principal</w:t>
      </w:r>
    </w:p>
    <w:p w14:paraId="4CA63E7B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 xml:space="preserve">Nesta tela vemos duas divisões: </w:t>
      </w:r>
      <w:r w:rsidRPr="002E0AD5">
        <w:rPr>
          <w:b/>
          <w:u w:val="single"/>
        </w:rPr>
        <w:t>Contatos</w:t>
      </w:r>
      <w:r w:rsidRPr="007F09FD">
        <w:t>, onde existe uma tabela com a lista de contatos e um botão “</w:t>
      </w:r>
      <w:r w:rsidRPr="002E0AD5">
        <w:rPr>
          <w:b/>
        </w:rPr>
        <w:t>Cadastrar contato</w:t>
      </w:r>
      <w:r w:rsidRPr="007F09FD">
        <w:t>” (que abrirá uma nova janela para cadastro) e</w:t>
      </w:r>
      <w:r w:rsidRPr="002E0AD5">
        <w:rPr>
          <w:u w:val="single"/>
        </w:rPr>
        <w:t xml:space="preserve"> </w:t>
      </w:r>
      <w:r w:rsidRPr="002E0AD5">
        <w:rPr>
          <w:b/>
          <w:u w:val="single"/>
        </w:rPr>
        <w:t>Detalhes</w:t>
      </w:r>
      <w:r w:rsidRPr="007F09FD">
        <w:t>, que mostra as informações de um contato selecionado da tabela.</w:t>
      </w:r>
    </w:p>
    <w:p w14:paraId="20B7C8D5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 xml:space="preserve">Na </w:t>
      </w:r>
      <w:r w:rsidRPr="0062162A">
        <w:rPr>
          <w:color w:val="FF0000"/>
        </w:rPr>
        <w:t>tabela</w:t>
      </w:r>
      <w:r w:rsidR="0062162A">
        <w:rPr>
          <w:color w:val="FF0000"/>
        </w:rPr>
        <w:t xml:space="preserve"> (não seria divisão?)</w:t>
      </w:r>
      <w:r w:rsidR="0062162A">
        <w:t xml:space="preserve"> de </w:t>
      </w:r>
      <w:r w:rsidR="0062162A" w:rsidRPr="0062162A">
        <w:rPr>
          <w:color w:val="FF0000"/>
        </w:rPr>
        <w:t>C</w:t>
      </w:r>
      <w:r w:rsidRPr="007F09FD">
        <w:t>ontatos, i</w:t>
      </w:r>
      <w:r w:rsidR="0062162A">
        <w:t xml:space="preserve">remos exibir somente o nome do </w:t>
      </w:r>
      <w:r w:rsidR="0062162A" w:rsidRPr="0062162A">
        <w:rPr>
          <w:color w:val="FF0000"/>
        </w:rPr>
        <w:t>c</w:t>
      </w:r>
      <w:r w:rsidRPr="007F09FD">
        <w:t xml:space="preserve">ontato. Na divisão Detalhes, teremos o botão de </w:t>
      </w:r>
      <w:r w:rsidRPr="002E0AD5">
        <w:rPr>
          <w:b/>
        </w:rPr>
        <w:t>Excluir</w:t>
      </w:r>
      <w:r w:rsidRPr="007F09FD">
        <w:t xml:space="preserve"> e o botão</w:t>
      </w:r>
      <w:r w:rsidRPr="002E0AD5">
        <w:rPr>
          <w:b/>
        </w:rPr>
        <w:t xml:space="preserve"> Editar </w:t>
      </w:r>
      <w:r w:rsidRPr="007F09FD">
        <w:t>que abrirá a janela de edição.</w:t>
      </w:r>
    </w:p>
    <w:p w14:paraId="45A0462E" w14:textId="77777777" w:rsidR="007F09FD" w:rsidRPr="007F09FD" w:rsidRDefault="0022339A" w:rsidP="007F09FD">
      <w:pPr>
        <w:pStyle w:val="Ttulo4"/>
        <w:rPr>
          <w:rFonts w:ascii="Times New Roman" w:hAnsi="Times New Roman"/>
        </w:rPr>
      </w:pPr>
      <w:r>
        <w:t xml:space="preserve">1.1.2 - </w:t>
      </w:r>
      <w:r w:rsidR="007F09FD" w:rsidRPr="007F09FD">
        <w:t>Tela de Cadastro</w:t>
      </w:r>
    </w:p>
    <w:p w14:paraId="30B13265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>Esta é uma tela convencional de formulário. Nela est</w:t>
      </w:r>
      <w:r w:rsidR="00366A0D">
        <w:t>arão</w:t>
      </w:r>
      <w:r w:rsidRPr="007F09FD">
        <w:t xml:space="preserve"> contid</w:t>
      </w:r>
      <w:r w:rsidR="00366A0D">
        <w:t>os</w:t>
      </w:r>
      <w:r w:rsidRPr="007F09FD">
        <w:t xml:space="preserve"> todos os cam</w:t>
      </w:r>
      <w:r w:rsidR="00B930E0">
        <w:t xml:space="preserve">pos necessários para </w:t>
      </w:r>
      <w:r w:rsidR="00B930E0">
        <w:rPr>
          <w:color w:val="FF0000"/>
        </w:rPr>
        <w:t xml:space="preserve">o </w:t>
      </w:r>
      <w:r w:rsidR="00B930E0">
        <w:t>cadastro d</w:t>
      </w:r>
      <w:r w:rsidR="00B930E0">
        <w:rPr>
          <w:color w:val="FF0000"/>
        </w:rPr>
        <w:t>o</w:t>
      </w:r>
      <w:r w:rsidRPr="007F09FD">
        <w:t xml:space="preserve"> Contato, um botão </w:t>
      </w:r>
      <w:r w:rsidRPr="002E0AD5">
        <w:rPr>
          <w:b/>
        </w:rPr>
        <w:t>Salvar</w:t>
      </w:r>
      <w:r w:rsidRPr="007F09FD">
        <w:t xml:space="preserve"> e um botão </w:t>
      </w:r>
      <w:r w:rsidRPr="002E0AD5">
        <w:rPr>
          <w:b/>
        </w:rPr>
        <w:t>Cancelar</w:t>
      </w:r>
      <w:r w:rsidRPr="007F09FD">
        <w:t>, para caso o usuário desista do cadastro.</w:t>
      </w:r>
    </w:p>
    <w:p w14:paraId="18E724CF" w14:textId="77777777" w:rsidR="007F09FD" w:rsidRPr="007F09FD" w:rsidRDefault="0022339A" w:rsidP="007F09FD">
      <w:pPr>
        <w:pStyle w:val="Ttulo4"/>
        <w:rPr>
          <w:rFonts w:ascii="Times New Roman" w:hAnsi="Times New Roman"/>
        </w:rPr>
      </w:pPr>
      <w:r>
        <w:t xml:space="preserve">1.1.3 - </w:t>
      </w:r>
      <w:r w:rsidR="007F09FD" w:rsidRPr="007F09FD">
        <w:t>Tela de Edição</w:t>
      </w:r>
    </w:p>
    <w:p w14:paraId="767BE40D" w14:textId="77777777" w:rsidR="007F09FD" w:rsidRDefault="007F09FD" w:rsidP="007F09FD">
      <w:pPr>
        <w:rPr>
          <w:color w:val="FF0000"/>
        </w:rPr>
      </w:pPr>
      <w:r w:rsidRPr="00B930E0">
        <w:rPr>
          <w:color w:val="FF0000"/>
        </w:rPr>
        <w:t xml:space="preserve">Esta tela será reaproveitada da tela de cadastro, com as únicas diferenças </w:t>
      </w:r>
      <w:r w:rsidR="00366A0D" w:rsidRPr="00B930E0">
        <w:rPr>
          <w:color w:val="FF0000"/>
        </w:rPr>
        <w:t xml:space="preserve">de que </w:t>
      </w:r>
      <w:r w:rsidRPr="00B930E0">
        <w:rPr>
          <w:color w:val="FF0000"/>
        </w:rPr>
        <w:t xml:space="preserve">no título da página </w:t>
      </w:r>
      <w:r w:rsidR="00366A0D" w:rsidRPr="00B930E0">
        <w:rPr>
          <w:color w:val="FF0000"/>
        </w:rPr>
        <w:t>que nos</w:t>
      </w:r>
      <w:r w:rsidRPr="00B930E0">
        <w:rPr>
          <w:color w:val="FF0000"/>
        </w:rPr>
        <w:t xml:space="preserve"> campos de texto já </w:t>
      </w:r>
      <w:r w:rsidR="00366A0D" w:rsidRPr="00B930E0">
        <w:rPr>
          <w:color w:val="FF0000"/>
        </w:rPr>
        <w:t xml:space="preserve">irão </w:t>
      </w:r>
      <w:r w:rsidRPr="00B930E0">
        <w:rPr>
          <w:color w:val="FF0000"/>
        </w:rPr>
        <w:t>aparecer preenchidos os dados do Contato em edição.</w:t>
      </w:r>
    </w:p>
    <w:p w14:paraId="09E8B22C" w14:textId="77777777" w:rsidR="00B930E0" w:rsidRDefault="00B930E0" w:rsidP="007F09FD">
      <w:pPr>
        <w:rPr>
          <w:color w:val="FF0000"/>
        </w:rPr>
      </w:pPr>
      <w:r>
        <w:rPr>
          <w:color w:val="FF0000"/>
        </w:rPr>
        <w:lastRenderedPageBreak/>
        <w:t>Sugestão para parágrafo anterior:</w:t>
      </w:r>
    </w:p>
    <w:p w14:paraId="3F0807BE" w14:textId="77777777" w:rsidR="00B930E0" w:rsidRPr="00B930E0" w:rsidRDefault="00B930E0" w:rsidP="007F09FD">
      <w:pPr>
        <w:rPr>
          <w:rFonts w:ascii="Times New Roman" w:hAnsi="Times New Roman"/>
          <w:color w:val="FF0000"/>
        </w:rPr>
      </w:pPr>
      <w:r w:rsidRPr="00B930E0">
        <w:rPr>
          <w:color w:val="FF0000"/>
        </w:rPr>
        <w:t xml:space="preserve">Esta tela será reaproveitada da tela de cadastro, com as </w:t>
      </w:r>
      <w:r>
        <w:rPr>
          <w:color w:val="FF0000"/>
        </w:rPr>
        <w:t>seguintes</w:t>
      </w:r>
      <w:r w:rsidRPr="00B930E0">
        <w:rPr>
          <w:color w:val="FF0000"/>
        </w:rPr>
        <w:t xml:space="preserve"> diferenças</w:t>
      </w:r>
      <w:r>
        <w:rPr>
          <w:color w:val="FF0000"/>
        </w:rPr>
        <w:t xml:space="preserve">: </w:t>
      </w:r>
      <w:r w:rsidRPr="00B930E0">
        <w:rPr>
          <w:color w:val="FF0000"/>
        </w:rPr>
        <w:t>o título da</w:t>
      </w:r>
      <w:r>
        <w:rPr>
          <w:color w:val="FF0000"/>
        </w:rPr>
        <w:t xml:space="preserve"> tela </w:t>
      </w:r>
      <w:proofErr w:type="gramStart"/>
      <w:r>
        <w:rPr>
          <w:color w:val="FF0000"/>
        </w:rPr>
        <w:t xml:space="preserve">será </w:t>
      </w:r>
      <w:r w:rsidRPr="00B930E0">
        <w:rPr>
          <w:color w:val="FF0000"/>
        </w:rPr>
        <w:t xml:space="preserve"> </w:t>
      </w:r>
      <w:r>
        <w:rPr>
          <w:color w:val="FF0000"/>
        </w:rPr>
        <w:t>e</w:t>
      </w:r>
      <w:proofErr w:type="gramEnd"/>
      <w:r>
        <w:rPr>
          <w:color w:val="FF0000"/>
        </w:rPr>
        <w:t xml:space="preserve">  </w:t>
      </w:r>
      <w:r w:rsidRPr="00B930E0">
        <w:rPr>
          <w:color w:val="FF0000"/>
        </w:rPr>
        <w:t>os campos de texto já irão ap</w:t>
      </w:r>
      <w:r>
        <w:rPr>
          <w:color w:val="FF0000"/>
        </w:rPr>
        <w:t>arecer preenchidos os dados do c</w:t>
      </w:r>
      <w:r w:rsidRPr="00B930E0">
        <w:rPr>
          <w:color w:val="FF0000"/>
        </w:rPr>
        <w:t>ontato em edição.</w:t>
      </w:r>
    </w:p>
    <w:p w14:paraId="321DE1FC" w14:textId="77777777" w:rsidR="007F09FD" w:rsidRPr="007F09FD" w:rsidRDefault="007F09FD" w:rsidP="007F09FD">
      <w:pPr>
        <w:pStyle w:val="Ttulo3"/>
        <w:rPr>
          <w:rFonts w:ascii="Times New Roman" w:hAnsi="Times New Roman"/>
          <w:sz w:val="27"/>
        </w:rPr>
      </w:pPr>
      <w:r w:rsidRPr="007F09FD">
        <w:t>1.2 - Diagrama de classes das Views</w:t>
      </w:r>
    </w:p>
    <w:p w14:paraId="3F7351D8" w14:textId="77777777" w:rsidR="007F09FD" w:rsidRPr="007F09FD" w:rsidRDefault="007F09FD" w:rsidP="007F09FD">
      <w:pPr>
        <w:rPr>
          <w:rFonts w:ascii="Times New Roman" w:hAnsi="Times New Roman"/>
        </w:rPr>
      </w:pPr>
      <w:r w:rsidRPr="00B92AB4">
        <w:t xml:space="preserve">Fazer </w:t>
      </w:r>
      <w:r w:rsidR="000E0D36" w:rsidRPr="00B92AB4">
        <w:t xml:space="preserve">o </w:t>
      </w:r>
      <w:r w:rsidRPr="00B92AB4">
        <w:t xml:space="preserve">diagrama </w:t>
      </w:r>
      <w:r w:rsidRPr="007F09FD">
        <w:t>de classes de</w:t>
      </w:r>
      <w:commentRangeStart w:id="0"/>
      <w:commentRangeStart w:id="1"/>
      <w:r w:rsidRPr="007F09FD">
        <w:t xml:space="preserve"> Views é importante</w:t>
      </w:r>
      <w:ins w:id="2" w:author="Willian" w:date="2016-07-24T21:57:00Z">
        <w:r w:rsidR="009C61AB">
          <w:t xml:space="preserve">, </w:t>
        </w:r>
        <w:proofErr w:type="gramStart"/>
        <w:r w:rsidR="009C61AB">
          <w:t xml:space="preserve">pois </w:t>
        </w:r>
      </w:ins>
      <w:ins w:id="3" w:author="Willian" w:date="2016-07-24T22:03:00Z">
        <w:r w:rsidR="00F27AB7">
          <w:t xml:space="preserve"> este</w:t>
        </w:r>
        <w:proofErr w:type="gramEnd"/>
        <w:r w:rsidR="00F27AB7">
          <w:t xml:space="preserve"> </w:t>
        </w:r>
      </w:ins>
      <w:ins w:id="4" w:author="Willian" w:date="2016-07-24T21:57:00Z">
        <w:r w:rsidR="009C61AB">
          <w:t>ajuda a interpretarmos o relacionamen</w:t>
        </w:r>
        <w:r w:rsidR="00F27AB7">
          <w:t>to que uma View tem com a outra.</w:t>
        </w:r>
      </w:ins>
      <w:ins w:id="5" w:author="Willian" w:date="2016-07-24T22:03:00Z">
        <w:r w:rsidR="00F27AB7">
          <w:t xml:space="preserve"> Se ao final desta unidade voc</w:t>
        </w:r>
      </w:ins>
      <w:ins w:id="6" w:author="Willian" w:date="2016-07-24T22:04:00Z">
        <w:r w:rsidR="00F27AB7">
          <w:t>ê analisar novamente</w:t>
        </w:r>
      </w:ins>
      <w:ins w:id="7" w:author="Willian" w:date="2016-07-24T21:57:00Z">
        <w:r w:rsidR="00F27AB7">
          <w:t xml:space="preserve"> </w:t>
        </w:r>
      </w:ins>
      <w:ins w:id="8" w:author="Willian" w:date="2016-07-24T22:04:00Z">
        <w:r w:rsidR="00F27AB7">
          <w:t xml:space="preserve">o diagrama que criaremos a </w:t>
        </w:r>
        <w:proofErr w:type="spellStart"/>
        <w:r w:rsidR="00F27AB7">
          <w:t>seguir</w:t>
        </w:r>
      </w:ins>
      <w:del w:id="9" w:author="Willian" w:date="2016-07-24T22:03:00Z">
        <w:r w:rsidR="009673B2" w:rsidDel="00F27AB7">
          <w:delText>.</w:delText>
        </w:r>
        <w:commentRangeEnd w:id="0"/>
        <w:r w:rsidR="00403E0B" w:rsidDel="00F27AB7">
          <w:rPr>
            <w:rStyle w:val="Refdecomentrio"/>
          </w:rPr>
          <w:commentReference w:id="0"/>
        </w:r>
        <w:commentRangeEnd w:id="1"/>
        <w:r w:rsidR="00F27AB7" w:rsidDel="00F27AB7">
          <w:rPr>
            <w:rStyle w:val="Refdecomentrio"/>
          </w:rPr>
          <w:commentReference w:id="1"/>
        </w:r>
        <w:r w:rsidR="009673B2" w:rsidDel="00F27AB7">
          <w:delText xml:space="preserve"> </w:delText>
        </w:r>
      </w:del>
      <w:r w:rsidRPr="007F09FD">
        <w:t>Antes</w:t>
      </w:r>
      <w:proofErr w:type="spellEnd"/>
      <w:r w:rsidRPr="007F09FD">
        <w:t xml:space="preserve"> de começar a diagramar, devemos levar em conta a ferramenta a ser utilizada para criação das Views.</w:t>
      </w:r>
    </w:p>
    <w:p w14:paraId="4617A861" w14:textId="77777777" w:rsidR="001D0B6C" w:rsidRDefault="001D0B6C" w:rsidP="007F09FD"/>
    <w:p w14:paraId="14A37412" w14:textId="77777777" w:rsidR="00F27AB7" w:rsidRDefault="00F27AB7" w:rsidP="007F09FD">
      <w:pPr>
        <w:rPr>
          <w:ins w:id="10" w:author="Willian" w:date="2016-07-24T22:00:00Z"/>
        </w:rPr>
      </w:pPr>
      <w:ins w:id="11" w:author="Willian" w:date="2016-07-24T21:59:00Z">
        <w:r>
          <w:t>U</w:t>
        </w:r>
      </w:ins>
      <w:del w:id="12" w:author="Willian" w:date="2016-07-24T21:59:00Z">
        <w:r w:rsidR="007F09FD" w:rsidRPr="007F09FD" w:rsidDel="00F27AB7">
          <w:delText>Nós u</w:delText>
        </w:r>
      </w:del>
      <w:r w:rsidR="007F09FD" w:rsidRPr="007F09FD">
        <w:t>tilizaremos a biblioteca Java Swing, que proporciona uma série de facilidades</w:t>
      </w:r>
      <w:r w:rsidR="002E0AD5">
        <w:t>.</w:t>
      </w:r>
      <w:r w:rsidR="002E0AD5" w:rsidRPr="002E0AD5">
        <w:t xml:space="preserve"> </w:t>
      </w:r>
      <w:r w:rsidR="002E0AD5" w:rsidRPr="007F09FD">
        <w:t>Swing é uma biblioteca Java poderosa para criação de telas e componentes gráficos</w:t>
      </w:r>
      <w:r w:rsidR="002E0AD5">
        <w:t xml:space="preserve"> que daremos mais detalhes ao longo da aula e nas próximas aul</w:t>
      </w:r>
      <w:commentRangeStart w:id="13"/>
      <w:commentRangeStart w:id="14"/>
      <w:r w:rsidR="002E0AD5">
        <w:t>as.</w:t>
      </w:r>
      <w:r w:rsidR="002E0AD5" w:rsidRPr="007F09FD" w:rsidDel="002E0AD5">
        <w:t xml:space="preserve"> </w:t>
      </w:r>
    </w:p>
    <w:p w14:paraId="5DA8A06B" w14:textId="77777777" w:rsidR="00F27AB7" w:rsidRDefault="00F27AB7" w:rsidP="007F09FD">
      <w:pPr>
        <w:rPr>
          <w:ins w:id="15" w:author="Willian" w:date="2016-07-24T22:00:00Z"/>
        </w:rPr>
      </w:pPr>
    </w:p>
    <w:p w14:paraId="291F0675" w14:textId="77777777" w:rsidR="001D0B6C" w:rsidRDefault="00F27AB7" w:rsidP="007F09FD">
      <w:ins w:id="16" w:author="Willian" w:date="2016-07-24T22:00:00Z">
        <w:r>
          <w:t>Mas como instalar o Swing? Não precisaremos, poi</w:t>
        </w:r>
      </w:ins>
      <w:ins w:id="17" w:author="Willian" w:date="2016-07-24T22:01:00Z">
        <w:r>
          <w:t>s o</w:t>
        </w:r>
      </w:ins>
      <w:del w:id="18" w:author="Willian" w:date="2016-07-24T22:01:00Z">
        <w:r w:rsidR="007F09FD" w:rsidRPr="007F09FD" w:rsidDel="00F27AB7">
          <w:delText>O</w:delText>
        </w:r>
      </w:del>
      <w:r w:rsidR="007F09FD" w:rsidRPr="007F09FD">
        <w:t xml:space="preserve"> Netbeans t</w:t>
      </w:r>
      <w:commentRangeEnd w:id="13"/>
      <w:r w:rsidR="00563163">
        <w:rPr>
          <w:rStyle w:val="Refdecomentrio"/>
        </w:rPr>
        <w:commentReference w:id="13"/>
      </w:r>
      <w:commentRangeEnd w:id="14"/>
      <w:r>
        <w:rPr>
          <w:rStyle w:val="Refdecomentrio"/>
        </w:rPr>
        <w:commentReference w:id="14"/>
      </w:r>
      <w:r w:rsidR="007F09FD" w:rsidRPr="007F09FD">
        <w:t xml:space="preserve">em suporte para Java Swing Interface </w:t>
      </w:r>
      <w:proofErr w:type="spellStart"/>
      <w:r w:rsidR="007F09FD" w:rsidRPr="007F09FD">
        <w:t>Builder</w:t>
      </w:r>
      <w:proofErr w:type="spellEnd"/>
      <w:r w:rsidR="007F09FD" w:rsidRPr="007F09FD">
        <w:t>, que permite a criação de telas com simples “clicar e arrastar”</w:t>
      </w:r>
      <w:r w:rsidR="002E0AD5">
        <w:t xml:space="preserve">. Não é preciso fazer nenhum download ou instalação adicional, Swing já vem com o Netbeans. </w:t>
      </w:r>
    </w:p>
    <w:p w14:paraId="26478B53" w14:textId="77777777" w:rsidR="001D0B6C" w:rsidRDefault="001D0B6C" w:rsidP="007F09FD"/>
    <w:p w14:paraId="21B8BA4F" w14:textId="77777777" w:rsidR="007F09FD" w:rsidRPr="007F09FD" w:rsidRDefault="002E0AD5" w:rsidP="007F09FD">
      <w:pPr>
        <w:rPr>
          <w:rFonts w:ascii="Times New Roman" w:hAnsi="Times New Roman"/>
        </w:rPr>
      </w:pPr>
      <w:r>
        <w:t>Na prática o Swing é mais um pacote de classes, como os pacotes que temos criado, porém com muito mais classes</w:t>
      </w:r>
      <w:r w:rsidR="004A26B3">
        <w:t xml:space="preserve">, por </w:t>
      </w:r>
      <w:proofErr w:type="gramStart"/>
      <w:r w:rsidR="004A26B3">
        <w:t>exemplo....</w:t>
      </w:r>
      <w:proofErr w:type="gramEnd"/>
      <w:r>
        <w:t>.</w:t>
      </w:r>
      <w:r w:rsidR="001D0B6C">
        <w:t xml:space="preserve"> </w:t>
      </w:r>
      <w:r w:rsidR="007F09FD" w:rsidRPr="007F09FD">
        <w:t xml:space="preserve"> Através disto, muito</w:t>
      </w:r>
      <w:r w:rsidR="009673B2">
        <w:t>s</w:t>
      </w:r>
      <w:r w:rsidR="007F09FD" w:rsidRPr="007F09FD">
        <w:t xml:space="preserve"> código</w:t>
      </w:r>
      <w:r w:rsidR="009673B2">
        <w:t>s</w:t>
      </w:r>
      <w:r w:rsidR="007F09FD" w:rsidRPr="007F09FD">
        <w:t xml:space="preserve"> </w:t>
      </w:r>
      <w:r w:rsidR="009673B2">
        <w:t xml:space="preserve">são </w:t>
      </w:r>
      <w:r w:rsidR="000F7BE9" w:rsidRPr="007F09FD">
        <w:t>autogerado</w:t>
      </w:r>
      <w:r w:rsidR="009673B2">
        <w:t>s</w:t>
      </w:r>
      <w:r w:rsidR="007F09FD" w:rsidRPr="007F09FD">
        <w:t xml:space="preserve"> nas classes destas Views. O diagrama de classe não precisa prever estes componentes </w:t>
      </w:r>
      <w:r w:rsidR="000F7BE9" w:rsidRPr="007F09FD">
        <w:t>autogerados</w:t>
      </w:r>
      <w:r w:rsidR="007F09FD" w:rsidRPr="007F09FD">
        <w:t>.</w:t>
      </w:r>
    </w:p>
    <w:p w14:paraId="46D0234B" w14:textId="77777777" w:rsidR="007F09FD" w:rsidRPr="007F09FD" w:rsidRDefault="00AB01F1" w:rsidP="007F09FD">
      <w:pPr>
        <w:rPr>
          <w:rFonts w:ascii="Times New Roman" w:hAnsi="Times New Roman"/>
        </w:rPr>
      </w:pPr>
      <w:ins w:id="19" w:author="Willian" w:date="2016-07-24T23:09:00Z">
        <w:r>
          <w:t>Lembra quando dizemos</w:t>
        </w:r>
      </w:ins>
      <w:ins w:id="20" w:author="Willian" w:date="2016-07-24T23:13:00Z">
        <w:r>
          <w:t>, na unidade 4,</w:t>
        </w:r>
      </w:ins>
      <w:ins w:id="21" w:author="Willian" w:date="2016-07-24T23:09:00Z">
        <w:r>
          <w:t xml:space="preserve"> que n</w:t>
        </w:r>
      </w:ins>
      <w:ins w:id="22" w:author="Willian" w:date="2016-07-24T23:10:00Z">
        <w:r>
          <w:t xml:space="preserve">ão precisamos mostrar os </w:t>
        </w:r>
        <w:proofErr w:type="spellStart"/>
        <w:r>
          <w:t>getters</w:t>
        </w:r>
        <w:proofErr w:type="spellEnd"/>
        <w:r>
          <w:t xml:space="preserve"> e </w:t>
        </w:r>
        <w:proofErr w:type="spellStart"/>
        <w:r>
          <w:t>setters</w:t>
        </w:r>
        <w:proofErr w:type="spellEnd"/>
        <w:r>
          <w:t xml:space="preserve"> no diagrama de classes</w:t>
        </w:r>
      </w:ins>
      <w:ins w:id="23" w:author="Willian" w:date="2016-07-24T23:13:00Z">
        <w:r>
          <w:t xml:space="preserve"> pois já são implícitos? Para </w:t>
        </w:r>
      </w:ins>
      <w:ins w:id="24" w:author="Willian" w:date="2016-07-24T23:46:00Z">
        <w:r w:rsidR="00843A0E">
          <w:t>os componentes autogerados do Swing seguiremos a mesma regra</w:t>
        </w:r>
      </w:ins>
      <w:ins w:id="25" w:author="Willian" w:date="2016-07-24T23:27:00Z">
        <w:r w:rsidR="00E011CA">
          <w:t xml:space="preserve">, </w:t>
        </w:r>
      </w:ins>
      <w:ins w:id="26" w:author="Willian" w:date="2016-07-24T23:46:00Z">
        <w:r w:rsidR="00843A0E">
          <w:t>então vamos</w:t>
        </w:r>
      </w:ins>
      <w:commentRangeStart w:id="27"/>
      <w:del w:id="28" w:author="Willian" w:date="2016-07-24T23:27:00Z">
        <w:r w:rsidR="007F09FD" w:rsidRPr="007F09FD" w:rsidDel="00E011CA">
          <w:delText>I</w:delText>
        </w:r>
      </w:del>
      <w:del w:id="29" w:author="Willian" w:date="2016-07-24T23:46:00Z">
        <w:r w:rsidR="007F09FD" w:rsidRPr="007F09FD" w:rsidDel="00843A0E">
          <w:delText>remos</w:delText>
        </w:r>
      </w:del>
      <w:r w:rsidR="007F09FD" w:rsidRPr="007F09FD">
        <w:t xml:space="preserve"> nos ater </w:t>
      </w:r>
      <w:del w:id="30" w:author="Willian" w:date="2016-07-24T23:47:00Z">
        <w:r w:rsidR="007F09FD" w:rsidRPr="007F09FD" w:rsidDel="00843A0E">
          <w:delText xml:space="preserve">nos </w:delText>
        </w:r>
      </w:del>
      <w:ins w:id="31" w:author="Willian" w:date="2016-07-24T23:47:00Z">
        <w:r w:rsidR="00843A0E">
          <w:t>apenas aos</w:t>
        </w:r>
        <w:r w:rsidR="00843A0E" w:rsidRPr="007F09FD">
          <w:t xml:space="preserve"> </w:t>
        </w:r>
      </w:ins>
      <w:r w:rsidR="007F09FD" w:rsidRPr="007F09FD">
        <w:t>botões, campos de texto e tudo que é mutável na View.</w:t>
      </w:r>
      <w:commentRangeEnd w:id="27"/>
      <w:r w:rsidR="00D526BE">
        <w:rPr>
          <w:rStyle w:val="Refdecomentrio"/>
        </w:rPr>
        <w:commentReference w:id="27"/>
      </w:r>
    </w:p>
    <w:p w14:paraId="39E6CFBC" w14:textId="77777777" w:rsidR="007F09FD" w:rsidRPr="007F09FD" w:rsidRDefault="0022339A" w:rsidP="007F09FD">
      <w:pPr>
        <w:pStyle w:val="Ttulo4"/>
        <w:rPr>
          <w:rFonts w:ascii="Times New Roman" w:hAnsi="Times New Roman"/>
        </w:rPr>
      </w:pPr>
      <w:r>
        <w:t xml:space="preserve">1.2.1 - </w:t>
      </w:r>
      <w:r w:rsidR="007F09FD" w:rsidRPr="007F09FD">
        <w:t>Tela principal</w:t>
      </w:r>
    </w:p>
    <w:p w14:paraId="66BC30D1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>Os elementos abordados serão:</w:t>
      </w:r>
    </w:p>
    <w:p w14:paraId="5CA9B3BE" w14:textId="77777777" w:rsidR="007F09FD" w:rsidRPr="007F09FD" w:rsidRDefault="007F09FD" w:rsidP="007F09FD">
      <w:pPr>
        <w:pStyle w:val="PargrafodaLista"/>
        <w:numPr>
          <w:ilvl w:val="0"/>
          <w:numId w:val="11"/>
        </w:numPr>
      </w:pPr>
      <w:r w:rsidRPr="007F09FD">
        <w:t xml:space="preserve">Botão de Cadastrar, </w:t>
      </w:r>
      <w:proofErr w:type="gramStart"/>
      <w:r w:rsidRPr="007F09FD">
        <w:t>Editar e Excluir</w:t>
      </w:r>
      <w:proofErr w:type="gramEnd"/>
    </w:p>
    <w:p w14:paraId="7561567D" w14:textId="77777777" w:rsidR="007F09FD" w:rsidRPr="007F09FD" w:rsidRDefault="007F09FD" w:rsidP="007F09FD">
      <w:pPr>
        <w:pStyle w:val="PargrafodaLista"/>
        <w:numPr>
          <w:ilvl w:val="0"/>
          <w:numId w:val="11"/>
        </w:numPr>
      </w:pPr>
      <w:r w:rsidRPr="007F09FD">
        <w:t>Tabela</w:t>
      </w:r>
    </w:p>
    <w:p w14:paraId="323FEAC7" w14:textId="77777777" w:rsidR="007F09FD" w:rsidRPr="007F09FD" w:rsidRDefault="007F09FD" w:rsidP="007F09FD">
      <w:pPr>
        <w:pStyle w:val="PargrafodaLista"/>
        <w:numPr>
          <w:ilvl w:val="0"/>
          <w:numId w:val="11"/>
        </w:numPr>
      </w:pPr>
      <w:r w:rsidRPr="007F09FD">
        <w:t>Rótulos de Nome, Email, Endereço e Grupo</w:t>
      </w:r>
    </w:p>
    <w:p w14:paraId="591EA763" w14:textId="77777777" w:rsidR="0040149F" w:rsidRDefault="0040149F" w:rsidP="007F09FD"/>
    <w:p w14:paraId="08086BAB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 xml:space="preserve">Daremos o nome </w:t>
      </w:r>
      <w:proofErr w:type="spellStart"/>
      <w:r w:rsidRPr="003148A6">
        <w:rPr>
          <w:rFonts w:ascii="Courier New" w:hAnsi="Courier New" w:cs="Courier New"/>
          <w:szCs w:val="22"/>
        </w:rPr>
        <w:t>DashboardView</w:t>
      </w:r>
      <w:proofErr w:type="spellEnd"/>
      <w:r w:rsidRPr="007F09FD">
        <w:t xml:space="preserve"> para a nossa View </w:t>
      </w:r>
      <w:proofErr w:type="gramStart"/>
      <w:r w:rsidRPr="007F09FD">
        <w:t>principal</w:t>
      </w:r>
      <w:r w:rsidR="0017111D">
        <w:t xml:space="preserve">, </w:t>
      </w:r>
      <w:r w:rsidRPr="007F09FD">
        <w:t xml:space="preserve"> o</w:t>
      </w:r>
      <w:proofErr w:type="gramEnd"/>
      <w:r w:rsidRPr="007F09FD">
        <w:t xml:space="preserve"> diagrama ficará da seguinte maneira:</w:t>
      </w:r>
    </w:p>
    <w:p w14:paraId="46172569" w14:textId="77777777" w:rsidR="00680BFE" w:rsidRDefault="00680BFE" w:rsidP="007F09FD">
      <w:pPr>
        <w:pStyle w:val="Ttulo4"/>
        <w:rPr>
          <w:b w:val="0"/>
          <w:i/>
        </w:rPr>
      </w:pPr>
    </w:p>
    <w:p w14:paraId="01030005" w14:textId="77777777" w:rsidR="00680BFE" w:rsidRDefault="00680BFE" w:rsidP="00680BFE">
      <w:pPr>
        <w:pStyle w:val="Ttulo4"/>
        <w:keepNext/>
        <w:jc w:val="center"/>
      </w:pPr>
      <w:r>
        <w:rPr>
          <w:b w:val="0"/>
          <w:i/>
          <w:noProof/>
        </w:rPr>
        <w:lastRenderedPageBreak/>
        <w:drawing>
          <wp:inline distT="0" distB="0" distL="0" distR="0" wp14:anchorId="79CFDC00" wp14:editId="3637E3BD">
            <wp:extent cx="1997955" cy="3105418"/>
            <wp:effectExtent l="0" t="0" r="8890" b="0"/>
            <wp:docPr id="36" name="Imagem 36" descr="imgs/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s/i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88" cy="312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6F3E" w14:textId="77777777" w:rsidR="00680BFE" w:rsidRPr="00680BFE" w:rsidRDefault="00680BFE" w:rsidP="00680BFE">
      <w:pPr>
        <w:pStyle w:val="Legenda"/>
        <w:jc w:val="center"/>
        <w:rPr>
          <w:b/>
          <w:i w:val="0"/>
        </w:rPr>
      </w:pPr>
      <w:r>
        <w:t xml:space="preserve">Figura 5. </w:t>
      </w:r>
      <w:fldSimple w:instr=" SEQ Figura_5. \* ARABIC ">
        <w:r w:rsidR="00987DC3">
          <w:rPr>
            <w:noProof/>
          </w:rPr>
          <w:t>2</w:t>
        </w:r>
      </w:fldSimple>
      <w:r w:rsidR="00197879">
        <w:rPr>
          <w:noProof/>
        </w:rPr>
        <w:t xml:space="preserve"> – Diagrama da classe DashboardView</w:t>
      </w:r>
    </w:p>
    <w:p w14:paraId="6FCC9CE6" w14:textId="77777777" w:rsidR="00680BFE" w:rsidRDefault="00680BFE" w:rsidP="007F09FD">
      <w:pPr>
        <w:pStyle w:val="Ttulo4"/>
      </w:pPr>
    </w:p>
    <w:p w14:paraId="17AC2735" w14:textId="77777777" w:rsidR="007F09FD" w:rsidRPr="007F09FD" w:rsidRDefault="0022339A" w:rsidP="007F09FD">
      <w:pPr>
        <w:pStyle w:val="Ttulo4"/>
        <w:rPr>
          <w:rFonts w:ascii="Times New Roman" w:hAnsi="Times New Roman"/>
        </w:rPr>
      </w:pPr>
      <w:r>
        <w:t xml:space="preserve">1.2.2 - </w:t>
      </w:r>
      <w:r w:rsidR="007F09FD" w:rsidRPr="007F09FD">
        <w:t>Tela de Cadastro e Edição</w:t>
      </w:r>
    </w:p>
    <w:p w14:paraId="4268D546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>Os elementos abordados serão:</w:t>
      </w:r>
    </w:p>
    <w:p w14:paraId="4ACAC109" w14:textId="77777777" w:rsidR="007F09FD" w:rsidRPr="007F09FD" w:rsidRDefault="007F09FD" w:rsidP="007F09FD">
      <w:pPr>
        <w:pStyle w:val="PargrafodaLista"/>
        <w:numPr>
          <w:ilvl w:val="0"/>
          <w:numId w:val="12"/>
        </w:numPr>
      </w:pPr>
      <w:r w:rsidRPr="007F09FD">
        <w:t>Botão de Salvar e Cancelar</w:t>
      </w:r>
    </w:p>
    <w:p w14:paraId="5F5C519B" w14:textId="77777777" w:rsidR="007F09FD" w:rsidRPr="007F09FD" w:rsidRDefault="007F09FD" w:rsidP="007F09FD">
      <w:pPr>
        <w:pStyle w:val="PargrafodaLista"/>
        <w:numPr>
          <w:ilvl w:val="0"/>
          <w:numId w:val="12"/>
        </w:numPr>
      </w:pPr>
      <w:r w:rsidRPr="007F09FD">
        <w:t>Campos de texto Nome, Email, Endereço e Grupo</w:t>
      </w:r>
    </w:p>
    <w:p w14:paraId="73B39141" w14:textId="77777777" w:rsidR="0040149F" w:rsidRDefault="0040149F" w:rsidP="007F09FD"/>
    <w:p w14:paraId="4AD864AC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 xml:space="preserve">Daremos o nome </w:t>
      </w:r>
      <w:proofErr w:type="spellStart"/>
      <w:r w:rsidRPr="003148A6">
        <w:rPr>
          <w:rFonts w:ascii="Courier New" w:hAnsi="Courier New" w:cs="Courier New"/>
          <w:szCs w:val="22"/>
        </w:rPr>
        <w:t>RegisterOrEditContactView</w:t>
      </w:r>
      <w:proofErr w:type="spellEnd"/>
      <w:r w:rsidRPr="007F09FD">
        <w:t xml:space="preserve"> (esta tela será utilizada para cadastro e edição de contatos) para esta tela e o diagrama ficará da seguinte maneira:</w:t>
      </w:r>
    </w:p>
    <w:p w14:paraId="6A9AF046" w14:textId="77777777" w:rsidR="00680BFE" w:rsidRDefault="00680BFE" w:rsidP="00680BFE"/>
    <w:p w14:paraId="5500ACCF" w14:textId="77777777" w:rsidR="00680BFE" w:rsidRDefault="00680BFE" w:rsidP="00680BFE">
      <w:pPr>
        <w:keepNext/>
        <w:jc w:val="center"/>
      </w:pPr>
      <w:r>
        <w:rPr>
          <w:noProof/>
        </w:rPr>
        <w:drawing>
          <wp:inline distT="0" distB="0" distL="0" distR="0" wp14:anchorId="19289E42" wp14:editId="464C0039">
            <wp:extent cx="1941055" cy="2188977"/>
            <wp:effectExtent l="0" t="0" r="0" b="0"/>
            <wp:docPr id="37" name="Imagem 37" descr="imgs/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s/i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920" cy="221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52F3" w14:textId="77777777" w:rsidR="00680BFE" w:rsidRDefault="00680BFE" w:rsidP="00680BFE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3</w:t>
        </w:r>
      </w:fldSimple>
      <w:r w:rsidR="00197879">
        <w:rPr>
          <w:noProof/>
        </w:rPr>
        <w:t xml:space="preserve"> – Diagrama da classe RegisterOrEdi</w:t>
      </w:r>
      <w:ins w:id="32" w:author="Willian" w:date="2016-07-25T01:07:00Z">
        <w:r w:rsidR="002A71FD">
          <w:rPr>
            <w:noProof/>
          </w:rPr>
          <w:t>tContact</w:t>
        </w:r>
      </w:ins>
      <w:del w:id="33" w:author="Willian" w:date="2016-07-25T01:07:00Z">
        <w:r w:rsidR="00197879" w:rsidDel="002A71FD">
          <w:rPr>
            <w:noProof/>
          </w:rPr>
          <w:delText>t</w:delText>
        </w:r>
      </w:del>
      <w:r w:rsidR="00197879">
        <w:rPr>
          <w:noProof/>
        </w:rPr>
        <w:t>View</w:t>
      </w:r>
    </w:p>
    <w:p w14:paraId="0C64EE46" w14:textId="77777777" w:rsidR="00680BFE" w:rsidRDefault="00680BFE" w:rsidP="00362EC6">
      <w:pPr>
        <w:pStyle w:val="Ttulo4"/>
      </w:pPr>
    </w:p>
    <w:p w14:paraId="1715BD89" w14:textId="77777777" w:rsidR="0040149F" w:rsidRDefault="0040149F" w:rsidP="00362EC6">
      <w:pPr>
        <w:pStyle w:val="Ttulo4"/>
      </w:pPr>
    </w:p>
    <w:p w14:paraId="3814FCE6" w14:textId="77777777" w:rsidR="0040149F" w:rsidRDefault="0040149F" w:rsidP="00362EC6">
      <w:pPr>
        <w:pStyle w:val="Ttulo4"/>
      </w:pPr>
    </w:p>
    <w:p w14:paraId="1836CC03" w14:textId="77777777" w:rsidR="007F09FD" w:rsidRPr="007F09FD" w:rsidRDefault="0022339A" w:rsidP="00362EC6">
      <w:pPr>
        <w:pStyle w:val="Ttulo4"/>
        <w:rPr>
          <w:rFonts w:ascii="Times New Roman" w:hAnsi="Times New Roman"/>
        </w:rPr>
      </w:pPr>
      <w:r>
        <w:lastRenderedPageBreak/>
        <w:t xml:space="preserve">1.2.3 - </w:t>
      </w:r>
      <w:r w:rsidR="007F09FD" w:rsidRPr="007F09FD">
        <w:t>Relacionamento entre as telas</w:t>
      </w:r>
    </w:p>
    <w:p w14:paraId="093D5B5F" w14:textId="77777777" w:rsidR="007F09FD" w:rsidRPr="007F09FD" w:rsidRDefault="007F09FD" w:rsidP="007F09FD">
      <w:pPr>
        <w:rPr>
          <w:rFonts w:ascii="Times New Roman" w:hAnsi="Times New Roman"/>
        </w:rPr>
      </w:pPr>
      <w:r w:rsidRPr="007F09FD">
        <w:t xml:space="preserve">A tela </w:t>
      </w:r>
      <w:proofErr w:type="spellStart"/>
      <w:r w:rsidRPr="003148A6">
        <w:rPr>
          <w:rFonts w:ascii="Courier New" w:hAnsi="Courier New" w:cs="Courier New"/>
          <w:szCs w:val="22"/>
        </w:rPr>
        <w:t>RegisterOrEditContactView</w:t>
      </w:r>
      <w:proofErr w:type="spellEnd"/>
      <w:r w:rsidRPr="007F09FD">
        <w:t xml:space="preserve"> será instanciada pela </w:t>
      </w:r>
      <w:proofErr w:type="spellStart"/>
      <w:r w:rsidRPr="003148A6">
        <w:rPr>
          <w:rFonts w:ascii="Courier New" w:hAnsi="Courier New" w:cs="Courier New"/>
          <w:szCs w:val="22"/>
        </w:rPr>
        <w:t>DashboardView</w:t>
      </w:r>
      <w:proofErr w:type="spellEnd"/>
      <w:r w:rsidR="003148A6">
        <w:rPr>
          <w:rFonts w:ascii="Verdana" w:hAnsi="Verdana"/>
        </w:rPr>
        <w:t xml:space="preserve"> </w:t>
      </w:r>
      <w:r w:rsidRPr="007F09FD">
        <w:t xml:space="preserve">no momento </w:t>
      </w:r>
      <w:proofErr w:type="gramStart"/>
      <w:r w:rsidRPr="007F09FD">
        <w:t>do</w:t>
      </w:r>
      <w:proofErr w:type="gramEnd"/>
      <w:r w:rsidRPr="007F09FD">
        <w:t xml:space="preserve"> clique no botão “</w:t>
      </w:r>
      <w:r w:rsidRPr="00092FA0">
        <w:rPr>
          <w:b/>
        </w:rPr>
        <w:t>Cadastrar contato</w:t>
      </w:r>
      <w:r w:rsidRPr="007F09FD">
        <w:t>” ou “</w:t>
      </w:r>
      <w:r w:rsidRPr="00092FA0">
        <w:rPr>
          <w:b/>
        </w:rPr>
        <w:t>Editar contato</w:t>
      </w:r>
      <w:r w:rsidRPr="007F09FD">
        <w:t xml:space="preserve">” e elas trocarão informações que serão definidas nos </w:t>
      </w:r>
      <w:proofErr w:type="spellStart"/>
      <w:r w:rsidRPr="00092FA0">
        <w:rPr>
          <w:i/>
        </w:rPr>
        <w:t>Controllers</w:t>
      </w:r>
      <w:proofErr w:type="spellEnd"/>
      <w:r w:rsidRPr="007F09FD">
        <w:t xml:space="preserve">. O relacionamento entre as </w:t>
      </w:r>
      <w:r w:rsidRPr="00092FA0">
        <w:rPr>
          <w:i/>
        </w:rPr>
        <w:t>Views</w:t>
      </w:r>
      <w:r w:rsidRPr="007F09FD">
        <w:t xml:space="preserve"> será de </w:t>
      </w:r>
      <w:commentRangeStart w:id="34"/>
      <w:commentRangeStart w:id="35"/>
      <w:r w:rsidRPr="007F09FD">
        <w:t>Associação</w:t>
      </w:r>
      <w:commentRangeEnd w:id="34"/>
      <w:r w:rsidR="001D0B6C">
        <w:rPr>
          <w:rStyle w:val="Refdecomentrio"/>
        </w:rPr>
        <w:commentReference w:id="34"/>
      </w:r>
      <w:commentRangeEnd w:id="35"/>
      <w:r w:rsidR="00F9356E">
        <w:rPr>
          <w:rStyle w:val="Refdecomentrio"/>
        </w:rPr>
        <w:commentReference w:id="35"/>
      </w:r>
      <w:r w:rsidRPr="007F09FD">
        <w:t xml:space="preserve">, pois uma </w:t>
      </w:r>
      <w:proofErr w:type="spellStart"/>
      <w:r w:rsidRPr="003148A6">
        <w:rPr>
          <w:rFonts w:ascii="Courier New" w:hAnsi="Courier New" w:cs="Courier New"/>
          <w:szCs w:val="22"/>
        </w:rPr>
        <w:t>RegisterOrEditContactView</w:t>
      </w:r>
      <w:proofErr w:type="spellEnd"/>
      <w:r w:rsidRPr="007F09FD">
        <w:t xml:space="preserve"> pode ser independente de </w:t>
      </w:r>
      <w:proofErr w:type="spellStart"/>
      <w:r w:rsidRPr="003148A6">
        <w:rPr>
          <w:rFonts w:ascii="Courier New" w:hAnsi="Courier New" w:cs="Courier New"/>
          <w:szCs w:val="22"/>
        </w:rPr>
        <w:t>DashboardView</w:t>
      </w:r>
      <w:proofErr w:type="spellEnd"/>
      <w:r w:rsidRPr="007F09FD">
        <w:t xml:space="preserve"> </w:t>
      </w:r>
      <w:r w:rsidR="00496CD6">
        <w:t xml:space="preserve"> </w:t>
      </w:r>
      <w:r w:rsidRPr="007F09FD">
        <w:t>e vice-versa.</w:t>
      </w:r>
    </w:p>
    <w:p w14:paraId="11E6FB8B" w14:textId="77777777" w:rsidR="00680BFE" w:rsidRDefault="00680BFE" w:rsidP="00362EC6">
      <w:pPr>
        <w:rPr>
          <w:rFonts w:ascii="Times New Roman" w:hAnsi="Times New Roman"/>
        </w:rPr>
      </w:pPr>
    </w:p>
    <w:p w14:paraId="654CC787" w14:textId="77777777" w:rsidR="00680BFE" w:rsidRDefault="00680BFE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6CB17806" wp14:editId="6F567EE7">
            <wp:extent cx="4743511" cy="2876818"/>
            <wp:effectExtent l="0" t="0" r="6350" b="0"/>
            <wp:docPr id="38" name="Imagem 38" descr="imgs/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s/i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29" cy="28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838C" w14:textId="77777777" w:rsidR="00680BFE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4</w:t>
        </w:r>
      </w:fldSimple>
      <w:r w:rsidR="0022339A">
        <w:rPr>
          <w:noProof/>
        </w:rPr>
        <w:t xml:space="preserve"> -  Relação DashboardView e RegisterOrEdit</w:t>
      </w:r>
      <w:ins w:id="36" w:author="Willian" w:date="2016-07-25T01:08:00Z">
        <w:r w:rsidR="002A71FD">
          <w:rPr>
            <w:noProof/>
          </w:rPr>
          <w:t>Contact</w:t>
        </w:r>
      </w:ins>
      <w:r w:rsidR="0022339A">
        <w:rPr>
          <w:noProof/>
        </w:rPr>
        <w:t>View</w:t>
      </w:r>
    </w:p>
    <w:p w14:paraId="15B67538" w14:textId="77777777" w:rsidR="00680BFE" w:rsidRDefault="00680BFE" w:rsidP="00362EC6">
      <w:pPr>
        <w:rPr>
          <w:rFonts w:ascii="Times New Roman" w:hAnsi="Times New Roman"/>
        </w:rPr>
      </w:pPr>
    </w:p>
    <w:p w14:paraId="13BB9347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Agora que modelamos, o próximo passo é criar nossas telas.</w:t>
      </w:r>
    </w:p>
    <w:p w14:paraId="1E0DCB89" w14:textId="77777777" w:rsidR="007F09FD" w:rsidRPr="007F09FD" w:rsidRDefault="007F09FD" w:rsidP="00362EC6">
      <w:pPr>
        <w:pStyle w:val="Ttulo3"/>
        <w:rPr>
          <w:rFonts w:ascii="Times New Roman" w:hAnsi="Times New Roman"/>
          <w:sz w:val="27"/>
        </w:rPr>
      </w:pPr>
      <w:r w:rsidRPr="007F09FD">
        <w:t>1.3 - Criando nossas telas</w:t>
      </w:r>
    </w:p>
    <w:p w14:paraId="1245F7DA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Você poderia pensar: “Será que um programa em Java não passa de in</w:t>
      </w:r>
      <w:r w:rsidR="00BC4964">
        <w:t xml:space="preserve">terações em linha de comando?”. </w:t>
      </w:r>
      <w:r w:rsidRPr="007F09FD">
        <w:t>A resposta é não</w:t>
      </w:r>
      <w:r w:rsidR="0017111D">
        <w:t xml:space="preserve">, mudando essa perspectiva temos </w:t>
      </w:r>
      <w:r w:rsidRPr="007F09FD">
        <w:t>a Java Swing.</w:t>
      </w:r>
    </w:p>
    <w:p w14:paraId="214218B3" w14:textId="77777777" w:rsidR="001D0B6C" w:rsidRDefault="001D0B6C" w:rsidP="002E0AD5"/>
    <w:p w14:paraId="7FBA4ED5" w14:textId="77777777" w:rsidR="007F09FD" w:rsidRPr="007F09FD" w:rsidRDefault="007F09FD" w:rsidP="002E0AD5">
      <w:pPr>
        <w:rPr>
          <w:rFonts w:ascii="Times New Roman" w:hAnsi="Times New Roman"/>
        </w:rPr>
      </w:pPr>
      <w:r w:rsidRPr="007F09FD">
        <w:t xml:space="preserve">Softwares que regem empresas inteiras </w:t>
      </w:r>
      <w:r w:rsidR="00BC4964" w:rsidRPr="00BC4964">
        <w:rPr>
          <w:color w:val="FF0000"/>
        </w:rPr>
        <w:t>têm</w:t>
      </w:r>
      <w:r w:rsidRPr="007F09FD">
        <w:t xml:space="preserve"> suas telas construídas em Java Swing. </w:t>
      </w:r>
      <w:r w:rsidR="0040149F">
        <w:t>As</w:t>
      </w:r>
      <w:r w:rsidRPr="007F09FD">
        <w:t xml:space="preserve"> aplicações Java em </w:t>
      </w:r>
      <w:r w:rsidRPr="00B92AB4">
        <w:t xml:space="preserve">Desktop </w:t>
      </w:r>
      <w:r w:rsidR="000F6DF7" w:rsidRPr="00B92AB4">
        <w:t>têm</w:t>
      </w:r>
      <w:r w:rsidRPr="00B92AB4">
        <w:t xml:space="preserve"> </w:t>
      </w:r>
      <w:r w:rsidRPr="007F09FD">
        <w:t>perdido força</w:t>
      </w:r>
      <w:r w:rsidR="003148A6">
        <w:rPr>
          <w:color w:val="FF0000"/>
        </w:rPr>
        <w:t xml:space="preserve"> </w:t>
      </w:r>
      <w:r w:rsidRPr="007F09FD">
        <w:t xml:space="preserve">para aplicações Web e nativas do sistema operacional, </w:t>
      </w:r>
      <w:r w:rsidR="0040149F">
        <w:t xml:space="preserve">por este </w:t>
      </w:r>
      <w:proofErr w:type="gramStart"/>
      <w:r w:rsidR="0040149F">
        <w:t xml:space="preserve">motivo </w:t>
      </w:r>
      <w:r w:rsidRPr="007F09FD">
        <w:t xml:space="preserve"> é</w:t>
      </w:r>
      <w:proofErr w:type="gramEnd"/>
      <w:r w:rsidRPr="007F09FD">
        <w:t xml:space="preserve"> um pouco difícil encontrar algum exemplo de aplicação Java Swing. </w:t>
      </w:r>
      <w:r w:rsidR="002E0AD5" w:rsidDel="002E0AD5">
        <w:rPr>
          <w:rStyle w:val="Refdecomentrio"/>
        </w:rPr>
        <w:t xml:space="preserve"> </w:t>
      </w:r>
      <w:r w:rsidRPr="007F09FD">
        <w:t>Então mãos na massa.</w:t>
      </w:r>
    </w:p>
    <w:p w14:paraId="296F5058" w14:textId="77777777" w:rsidR="001D0B6C" w:rsidRDefault="001D0B6C" w:rsidP="002E0AD5"/>
    <w:p w14:paraId="2E6A0953" w14:textId="77777777" w:rsidR="002E7864" w:rsidRDefault="0040149F" w:rsidP="002E0AD5">
      <w:r>
        <w:t>O primeiro passo da mão na massa é entender que g</w:t>
      </w:r>
      <w:r w:rsidR="007F09FD" w:rsidRPr="007F09FD">
        <w:t>eralmente em empresas, existem</w:t>
      </w:r>
      <w:r w:rsidR="000C518C">
        <w:t xml:space="preserve"> os</w:t>
      </w:r>
      <w:r w:rsidR="007F09FD" w:rsidRPr="007F09FD">
        <w:t xml:space="preserve"> </w:t>
      </w:r>
      <w:r w:rsidR="000C518C">
        <w:t>d</w:t>
      </w:r>
      <w:r w:rsidR="007F09FD" w:rsidRPr="007F09FD">
        <w:t>esigner</w:t>
      </w:r>
      <w:r w:rsidR="000C518C">
        <w:t xml:space="preserve">s ou equipes de criação, responsáveis pelo </w:t>
      </w:r>
      <w:r w:rsidR="000C518C" w:rsidRPr="00092FA0">
        <w:rPr>
          <w:i/>
        </w:rPr>
        <w:t>layout</w:t>
      </w:r>
      <w:r w:rsidR="000C518C">
        <w:t xml:space="preserve">, ou seja, </w:t>
      </w:r>
      <w:r w:rsidR="002E7864">
        <w:t xml:space="preserve">a </w:t>
      </w:r>
      <w:r w:rsidR="000C518C">
        <w:t>aparência que os aplicativos ou softwares e outros tipos de produtos deverão ter</w:t>
      </w:r>
      <w:r w:rsidR="007F09FD" w:rsidRPr="007F09FD">
        <w:t xml:space="preserve">. </w:t>
      </w:r>
    </w:p>
    <w:p w14:paraId="34F48853" w14:textId="77777777" w:rsidR="002E7864" w:rsidRDefault="002E7864" w:rsidP="002E0AD5"/>
    <w:p w14:paraId="241EA375" w14:textId="77777777" w:rsidR="002E7864" w:rsidRDefault="007F09FD" w:rsidP="002E0AD5">
      <w:r w:rsidRPr="007F09FD">
        <w:t xml:space="preserve">Ao contrário da fase de protótipo, estes desenhos devem ser fiéis ao produto final, para que o desenvolvedor replique o conceito desenhado na aplicação. Estes desenhos são chamados de </w:t>
      </w:r>
      <w:proofErr w:type="spellStart"/>
      <w:r w:rsidRPr="007F09FD">
        <w:t>Mockups</w:t>
      </w:r>
      <w:proofErr w:type="spellEnd"/>
      <w:r w:rsidR="000C518C">
        <w:t>, lembra-se?</w:t>
      </w:r>
    </w:p>
    <w:p w14:paraId="46718809" w14:textId="77777777" w:rsidR="002E7864" w:rsidRDefault="002E7864" w:rsidP="002E0AD5"/>
    <w:p w14:paraId="0C7C9485" w14:textId="77777777" w:rsidR="007F09FD" w:rsidRDefault="007F09FD" w:rsidP="002E0AD5">
      <w:r w:rsidRPr="007F09FD">
        <w:t xml:space="preserve">E adivinhe, nossos Designers já criaram todos os </w:t>
      </w:r>
      <w:proofErr w:type="spellStart"/>
      <w:r w:rsidRPr="007F09FD">
        <w:t>mockups</w:t>
      </w:r>
      <w:proofErr w:type="spellEnd"/>
      <w:r w:rsidRPr="007F09FD">
        <w:t xml:space="preserve"> para você. Confira:</w:t>
      </w:r>
    </w:p>
    <w:p w14:paraId="225A5E3A" w14:textId="77777777" w:rsidR="001D0B6C" w:rsidRPr="007F09FD" w:rsidRDefault="001D0B6C" w:rsidP="002E0AD5">
      <w:pPr>
        <w:rPr>
          <w:rFonts w:ascii="Times New Roman" w:hAnsi="Times New Roman"/>
        </w:rPr>
      </w:pPr>
    </w:p>
    <w:p w14:paraId="7FDD9B7A" w14:textId="77777777" w:rsidR="007F09FD" w:rsidRPr="007F09FD" w:rsidRDefault="007F09FD" w:rsidP="00362EC6">
      <w:pPr>
        <w:pStyle w:val="PargrafodaLista"/>
        <w:numPr>
          <w:ilvl w:val="0"/>
          <w:numId w:val="13"/>
        </w:numPr>
      </w:pPr>
      <w:r w:rsidRPr="007F09FD">
        <w:t xml:space="preserve">Tela principal: </w:t>
      </w:r>
    </w:p>
    <w:p w14:paraId="73A2914D" w14:textId="77777777" w:rsidR="00E54148" w:rsidRDefault="00DA72CF" w:rsidP="00E5414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F6684" wp14:editId="551CC6DE">
            <wp:extent cx="3234008" cy="4808182"/>
            <wp:effectExtent l="0" t="0" r="0" b="0"/>
            <wp:docPr id="1" name="Imagem 1" descr="/Users/pearson/Google Drive/Pearson/Cap 5/imgs/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earson/Google Drive/Pearson/Cap 5/imgs/p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38" cy="483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2C16" w14:textId="77777777" w:rsidR="007F09FD" w:rsidRPr="007F09FD" w:rsidRDefault="00E54148" w:rsidP="00E54148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5</w:t>
        </w:r>
      </w:fldSimple>
      <w:r w:rsidR="00197879">
        <w:rPr>
          <w:noProof/>
        </w:rPr>
        <w:t xml:space="preserve"> – Mockup da DashboardView</w:t>
      </w:r>
    </w:p>
    <w:p w14:paraId="14811E3D" w14:textId="77777777" w:rsidR="00DA72CF" w:rsidRPr="00DA72CF" w:rsidRDefault="007F09FD" w:rsidP="00DA72CF">
      <w:pPr>
        <w:pStyle w:val="PargrafodaLista"/>
        <w:numPr>
          <w:ilvl w:val="0"/>
          <w:numId w:val="13"/>
        </w:numPr>
        <w:rPr>
          <w:rFonts w:ascii="Times New Roman" w:hAnsi="Times New Roman"/>
        </w:rPr>
      </w:pPr>
      <w:r w:rsidRPr="007F09FD">
        <w:t xml:space="preserve">Tela de Cadastro/Edição: </w:t>
      </w:r>
    </w:p>
    <w:p w14:paraId="3871C042" w14:textId="77777777" w:rsidR="00E54148" w:rsidRDefault="00DA72CF" w:rsidP="00E54148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4C062896" wp14:editId="234FD896">
            <wp:extent cx="3541255" cy="2191868"/>
            <wp:effectExtent l="0" t="0" r="0" b="0"/>
            <wp:docPr id="2" name="Imagem 2" descr="/Users/pearson/Google Drive/Pearson/Cap 5/imgs/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earson/Google Drive/Pearson/Cap 5/imgs/p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59" cy="220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835B" w14:textId="77777777" w:rsidR="00DA72CF" w:rsidRPr="00DA72CF" w:rsidRDefault="00E54148" w:rsidP="00E54148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6</w:t>
        </w:r>
      </w:fldSimple>
      <w:r w:rsidR="00197879">
        <w:rPr>
          <w:noProof/>
        </w:rPr>
        <w:t xml:space="preserve"> - Mockup da RegisterOrEdit</w:t>
      </w:r>
      <w:ins w:id="37" w:author="Willian" w:date="2016-07-25T01:08:00Z">
        <w:r w:rsidR="002A71FD">
          <w:rPr>
            <w:noProof/>
          </w:rPr>
          <w:t>Contact</w:t>
        </w:r>
      </w:ins>
      <w:r w:rsidR="00197879">
        <w:rPr>
          <w:noProof/>
        </w:rPr>
        <w:t>View</w:t>
      </w:r>
    </w:p>
    <w:p w14:paraId="5F614307" w14:textId="77777777" w:rsidR="007F09FD" w:rsidRPr="00DA72CF" w:rsidRDefault="007F09FD" w:rsidP="00DA72CF">
      <w:pPr>
        <w:rPr>
          <w:rFonts w:ascii="Times New Roman" w:hAnsi="Times New Roman"/>
        </w:rPr>
      </w:pPr>
      <w:r w:rsidRPr="007F09FD">
        <w:t>Como podemos ver, estruturalmente, elas não fugiram do que estava previsto nos protótipos</w:t>
      </w:r>
      <w:r w:rsidR="00890C07">
        <w:t xml:space="preserve"> do início desta aula (seção 1.1)</w:t>
      </w:r>
      <w:r w:rsidRPr="007F09FD">
        <w:t>. Agora é hora de implementar. Começaremos com a tela mais simples, a tela de cadastro/edição.</w:t>
      </w:r>
    </w:p>
    <w:p w14:paraId="31553EE2" w14:textId="77777777" w:rsidR="007F09FD" w:rsidRPr="007F09FD" w:rsidRDefault="0022339A" w:rsidP="00362EC6">
      <w:pPr>
        <w:pStyle w:val="Ttulo4"/>
        <w:rPr>
          <w:rFonts w:ascii="Times New Roman" w:hAnsi="Times New Roman"/>
        </w:rPr>
      </w:pPr>
      <w:r>
        <w:t xml:space="preserve">1.3.1 - </w:t>
      </w:r>
      <w:r w:rsidR="007F09FD" w:rsidRPr="007F09FD">
        <w:t>Criando o projeto</w:t>
      </w:r>
    </w:p>
    <w:p w14:paraId="2E5A27B0" w14:textId="77777777" w:rsidR="00BA4CF6" w:rsidRDefault="00BA4CF6" w:rsidP="00DA72CF">
      <w:r>
        <w:lastRenderedPageBreak/>
        <w:t>Vamos começar o nosso projeto!</w:t>
      </w:r>
    </w:p>
    <w:p w14:paraId="53B15EA2" w14:textId="77777777" w:rsidR="00DA72CF" w:rsidRDefault="007F09FD" w:rsidP="00DA72CF">
      <w:pPr>
        <w:rPr>
          <w:rFonts w:ascii="Times New Roman" w:hAnsi="Times New Roman"/>
        </w:rPr>
      </w:pPr>
      <w:r w:rsidRPr="007F09FD">
        <w:t xml:space="preserve">Crie um novo projeto com o nome </w:t>
      </w:r>
      <w:proofErr w:type="spellStart"/>
      <w:r w:rsidRPr="003148A6">
        <w:rPr>
          <w:rFonts w:ascii="Courier New" w:hAnsi="Courier New" w:cs="Courier New"/>
          <w:szCs w:val="22"/>
        </w:rPr>
        <w:t>ContactsApp</w:t>
      </w:r>
      <w:proofErr w:type="spellEnd"/>
      <w:r w:rsidRPr="007F09FD">
        <w:t>, mas não crie a classe principal</w:t>
      </w:r>
      <w:r w:rsidR="000C518C">
        <w:t xml:space="preserve"> e logo iremos explicar o porquê.</w:t>
      </w:r>
    </w:p>
    <w:p w14:paraId="56884292" w14:textId="77777777" w:rsidR="00DA72CF" w:rsidRDefault="00DA72CF" w:rsidP="00362EC6">
      <w:pPr>
        <w:rPr>
          <w:rFonts w:ascii="Times New Roman" w:hAnsi="Times New Roman"/>
        </w:rPr>
      </w:pPr>
    </w:p>
    <w:p w14:paraId="446EAD16" w14:textId="77777777" w:rsidR="00E54148" w:rsidRDefault="00DA72CF" w:rsidP="00E54148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4934C104" wp14:editId="07DD9E15">
            <wp:extent cx="3884155" cy="2639579"/>
            <wp:effectExtent l="0" t="0" r="2540" b="2540"/>
            <wp:docPr id="3" name="Imagem 3" descr="/Users/pearson/Google Drive/Pearson/Cap 5/imgs/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earson/Google Drive/Pearson/Cap 5/imgs/p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87" cy="264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ADC" w14:textId="77777777" w:rsidR="00DA72CF" w:rsidRDefault="00E54148" w:rsidP="00E54148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7</w:t>
        </w:r>
      </w:fldSimple>
      <w:r w:rsidR="00197879">
        <w:rPr>
          <w:noProof/>
        </w:rPr>
        <w:t xml:space="preserve"> – Tela de criação de um novo projeto</w:t>
      </w:r>
    </w:p>
    <w:p w14:paraId="588EA9E7" w14:textId="77777777" w:rsidR="00DA72CF" w:rsidRDefault="00DA72CF" w:rsidP="00362EC6">
      <w:pPr>
        <w:rPr>
          <w:rFonts w:ascii="Times New Roman" w:hAnsi="Times New Roman"/>
        </w:rPr>
      </w:pPr>
    </w:p>
    <w:p w14:paraId="7418F6E7" w14:textId="77777777" w:rsidR="003148A6" w:rsidRPr="003148A6" w:rsidRDefault="007F09FD" w:rsidP="00362EC6">
      <w:r w:rsidRPr="007F09FD">
        <w:t xml:space="preserve">Com o projeto criado, crie um pacote chamado </w:t>
      </w:r>
      <w:r w:rsidRPr="003148A6">
        <w:rPr>
          <w:rFonts w:ascii="Courier New" w:hAnsi="Courier New" w:cs="Courier New"/>
          <w:szCs w:val="22"/>
        </w:rPr>
        <w:t>Views</w:t>
      </w:r>
      <w:r w:rsidR="00BC4964">
        <w:t xml:space="preserve">. </w:t>
      </w:r>
      <w:r w:rsidR="003148A6">
        <w:t>Clique com o botão direito do mouse sobre a pasta “</w:t>
      </w:r>
      <w:r w:rsidR="003148A6" w:rsidRPr="00092FA0">
        <w:rPr>
          <w:b/>
        </w:rPr>
        <w:t>Pacotes de Códigos-fonte</w:t>
      </w:r>
      <w:r w:rsidR="003148A6">
        <w:t xml:space="preserve">” e em seguida clique em </w:t>
      </w:r>
      <w:r w:rsidR="003148A6" w:rsidRPr="003148A6">
        <w:rPr>
          <w:b/>
        </w:rPr>
        <w:t>Novo &gt; Pacote Java</w:t>
      </w:r>
      <w:r w:rsidR="003148A6">
        <w:t>. Na nova tela que foi aberta, escolha um nome para o pacote</w:t>
      </w:r>
      <w:r w:rsidR="0015609E">
        <w:t xml:space="preserve">, sugerimos que para acompanhar o exemplo do seu livro, </w:t>
      </w:r>
      <w:proofErr w:type="gramStart"/>
      <w:r w:rsidR="0015609E">
        <w:t xml:space="preserve">você </w:t>
      </w:r>
      <w:r w:rsidR="003148A6">
        <w:t xml:space="preserve"> siga</w:t>
      </w:r>
      <w:proofErr w:type="gramEnd"/>
      <w:r w:rsidR="003148A6">
        <w:t xml:space="preserve"> este exemplo </w:t>
      </w:r>
      <w:r w:rsidR="0015609E">
        <w:t xml:space="preserve">e dê </w:t>
      </w:r>
      <w:r w:rsidR="003148A6">
        <w:t xml:space="preserve">o nome do </w:t>
      </w:r>
      <w:proofErr w:type="spellStart"/>
      <w:r w:rsidR="003148A6">
        <w:t>pacote</w:t>
      </w:r>
      <w:r w:rsidR="0015609E">
        <w:t>de</w:t>
      </w:r>
      <w:proofErr w:type="spellEnd"/>
      <w:r w:rsidR="003148A6">
        <w:t xml:space="preserve"> </w:t>
      </w:r>
      <w:r w:rsidR="003148A6" w:rsidRPr="003148A6">
        <w:rPr>
          <w:rFonts w:ascii="Courier New" w:hAnsi="Courier New" w:cs="Courier New"/>
          <w:szCs w:val="22"/>
        </w:rPr>
        <w:t>Views</w:t>
      </w:r>
      <w:r w:rsidR="003148A6">
        <w:t xml:space="preserve">) e clique em </w:t>
      </w:r>
      <w:r w:rsidR="003148A6" w:rsidRPr="003148A6">
        <w:rPr>
          <w:b/>
        </w:rPr>
        <w:t>Finalizar</w:t>
      </w:r>
      <w:r w:rsidR="003148A6">
        <w:rPr>
          <w:b/>
        </w:rPr>
        <w:t xml:space="preserve">. </w:t>
      </w:r>
      <w:r w:rsidR="00197879">
        <w:t>A estrutura do seu projeto ficará como mostrado na Figura 5.8.</w:t>
      </w:r>
    </w:p>
    <w:p w14:paraId="7CC50303" w14:textId="77777777" w:rsidR="00680BFE" w:rsidRDefault="00E04EBF" w:rsidP="00680BFE">
      <w:pPr>
        <w:keepNext/>
        <w:jc w:val="center"/>
      </w:pPr>
      <w:r>
        <w:rPr>
          <w:noProof/>
        </w:rPr>
        <w:drawing>
          <wp:inline distT="0" distB="0" distL="0" distR="0" wp14:anchorId="5C06471F" wp14:editId="77E352A4">
            <wp:extent cx="2055355" cy="729454"/>
            <wp:effectExtent l="0" t="0" r="2540" b="7620"/>
            <wp:docPr id="4" name="Imagem 4" descr="imgs/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s/p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82" cy="74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771D" w14:textId="77777777" w:rsidR="00501F66" w:rsidRDefault="00680BFE" w:rsidP="00680BFE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8</w:t>
        </w:r>
      </w:fldSimple>
      <w:r w:rsidR="00197879">
        <w:rPr>
          <w:noProof/>
        </w:rPr>
        <w:t xml:space="preserve"> – Estrutura inicial do projeto</w:t>
      </w:r>
    </w:p>
    <w:p w14:paraId="1213521A" w14:textId="77777777" w:rsidR="00501F66" w:rsidRPr="007F09FD" w:rsidRDefault="00501F66" w:rsidP="00362EC6">
      <w:pPr>
        <w:rPr>
          <w:rFonts w:ascii="Times New Roman" w:hAnsi="Times New Roman"/>
        </w:rPr>
      </w:pPr>
    </w:p>
    <w:p w14:paraId="0A417CA0" w14:textId="77777777" w:rsidR="00501F66" w:rsidRDefault="0022339A" w:rsidP="00501F66">
      <w:pPr>
        <w:pStyle w:val="Ttulo4"/>
        <w:rPr>
          <w:rFonts w:ascii="Times New Roman" w:hAnsi="Times New Roman"/>
        </w:rPr>
      </w:pPr>
      <w:r>
        <w:t xml:space="preserve">1.3.2 - </w:t>
      </w:r>
      <w:r w:rsidR="007F09FD" w:rsidRPr="007F09FD">
        <w:t>Criando a primeira tela</w:t>
      </w:r>
    </w:p>
    <w:p w14:paraId="0D56BD0D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Agora vamos criar nossa tela. Ela será um </w:t>
      </w:r>
      <w:proofErr w:type="spellStart"/>
      <w:r w:rsidRPr="003148A6">
        <w:rPr>
          <w:rFonts w:ascii="Courier New" w:hAnsi="Courier New" w:cs="Courier New"/>
          <w:szCs w:val="22"/>
        </w:rPr>
        <w:t>JDialog</w:t>
      </w:r>
      <w:proofErr w:type="spellEnd"/>
      <w:r w:rsidRPr="007F09FD">
        <w:t xml:space="preserve">. Primeiro vá em </w:t>
      </w:r>
      <w:r w:rsidRPr="007F09FD">
        <w:rPr>
          <w:b/>
          <w:bCs/>
        </w:rPr>
        <w:t>Arquivo &gt; Novo Arquivo</w:t>
      </w:r>
      <w:r w:rsidRPr="007F09FD">
        <w:t xml:space="preserve">. Na tela que se abriu selecione a opção </w:t>
      </w:r>
      <w:proofErr w:type="spellStart"/>
      <w:r w:rsidRPr="007F09FD">
        <w:rPr>
          <w:b/>
          <w:bCs/>
        </w:rPr>
        <w:t>Forms</w:t>
      </w:r>
      <w:proofErr w:type="spellEnd"/>
      <w:r w:rsidRPr="007F09FD">
        <w:rPr>
          <w:b/>
          <w:bCs/>
        </w:rPr>
        <w:t xml:space="preserve"> GUI Swing</w:t>
      </w:r>
      <w:r w:rsidRPr="007F09FD">
        <w:t xml:space="preserve"> e na divisória ao lado selecione </w:t>
      </w:r>
      <w:proofErr w:type="spellStart"/>
      <w:r w:rsidRPr="007F09FD">
        <w:rPr>
          <w:b/>
          <w:bCs/>
        </w:rPr>
        <w:t>Form</w:t>
      </w:r>
      <w:proofErr w:type="spellEnd"/>
      <w:r w:rsidRPr="007F09FD">
        <w:rPr>
          <w:b/>
          <w:bCs/>
        </w:rPr>
        <w:t xml:space="preserve"> </w:t>
      </w:r>
      <w:proofErr w:type="spellStart"/>
      <w:r w:rsidRPr="007F09FD">
        <w:rPr>
          <w:b/>
          <w:bCs/>
        </w:rPr>
        <w:t>JDialog</w:t>
      </w:r>
      <w:proofErr w:type="spellEnd"/>
      <w:r w:rsidRPr="007F09FD">
        <w:t xml:space="preserve">. Clique em </w:t>
      </w:r>
      <w:r w:rsidRPr="007F09FD">
        <w:rPr>
          <w:b/>
          <w:bCs/>
        </w:rPr>
        <w:t>Próximo</w:t>
      </w:r>
      <w:r w:rsidRPr="007F09FD">
        <w:t>.</w:t>
      </w:r>
    </w:p>
    <w:p w14:paraId="539F54AB" w14:textId="77777777" w:rsidR="00E04EBF" w:rsidRDefault="00E04EBF" w:rsidP="00362EC6">
      <w:pPr>
        <w:rPr>
          <w:rFonts w:ascii="Times New Roman" w:hAnsi="Times New Roman"/>
        </w:rPr>
      </w:pPr>
    </w:p>
    <w:p w14:paraId="227FFFC3" w14:textId="77777777" w:rsidR="00E54148" w:rsidRDefault="00E04EBF" w:rsidP="00E54148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6E64A5F" wp14:editId="2BC014D3">
            <wp:extent cx="4684255" cy="3307376"/>
            <wp:effectExtent l="0" t="0" r="0" b="0"/>
            <wp:docPr id="5" name="Imagem 5" descr="imgs/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s/p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2" cy="331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94F0" w14:textId="77777777" w:rsidR="00E04EBF" w:rsidRDefault="00E54148" w:rsidP="00E54148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9</w:t>
        </w:r>
      </w:fldSimple>
      <w:r w:rsidR="00644BC1">
        <w:rPr>
          <w:noProof/>
        </w:rPr>
        <w:t xml:space="preserve"> – Tela de seleção de tipo de arquivo</w:t>
      </w:r>
    </w:p>
    <w:p w14:paraId="09F57E67" w14:textId="77777777" w:rsidR="00E04EBF" w:rsidRDefault="00E04EBF" w:rsidP="00362EC6">
      <w:pPr>
        <w:rPr>
          <w:rFonts w:ascii="Times New Roman" w:hAnsi="Times New Roman"/>
        </w:rPr>
      </w:pPr>
    </w:p>
    <w:p w14:paraId="29FEE646" w14:textId="77777777" w:rsidR="007F09FD" w:rsidRPr="00B92AB4" w:rsidRDefault="007F09FD" w:rsidP="00362EC6">
      <w:pPr>
        <w:rPr>
          <w:rFonts w:ascii="Times New Roman" w:hAnsi="Times New Roman"/>
        </w:rPr>
      </w:pPr>
      <w:r w:rsidRPr="00B92AB4">
        <w:t xml:space="preserve">Nomeie nosso </w:t>
      </w:r>
      <w:proofErr w:type="spellStart"/>
      <w:r w:rsidRPr="00B92AB4">
        <w:rPr>
          <w:rFonts w:ascii="Courier New" w:hAnsi="Courier New" w:cs="Courier New"/>
          <w:szCs w:val="22"/>
        </w:rPr>
        <w:t>JDialog</w:t>
      </w:r>
      <w:proofErr w:type="spellEnd"/>
      <w:r w:rsidR="002D3BC1" w:rsidRPr="00B92AB4">
        <w:rPr>
          <w:rFonts w:ascii="Verdana" w:hAnsi="Verdana"/>
        </w:rPr>
        <w:t xml:space="preserve"> </w:t>
      </w:r>
      <w:r w:rsidRPr="00B92AB4">
        <w:t xml:space="preserve">para </w:t>
      </w:r>
      <w:proofErr w:type="spellStart"/>
      <w:ins w:id="38" w:author="Willian" w:date="2016-07-25T01:08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39" w:author="Willian" w:date="2016-07-25T01:08:00Z">
        <w:r w:rsidRPr="00B92AB4" w:rsidDel="002A71FD">
          <w:rPr>
            <w:rFonts w:ascii="Courier New" w:hAnsi="Courier New" w:cs="Courier New"/>
            <w:szCs w:val="22"/>
          </w:rPr>
          <w:delText>RegisterOrEditView</w:delText>
        </w:r>
        <w:r w:rsidRPr="00B92AB4" w:rsidDel="002A71FD">
          <w:delText xml:space="preserve"> </w:delText>
        </w:r>
      </w:del>
      <w:r w:rsidRPr="00B92AB4">
        <w:t xml:space="preserve">e selecione o pacote </w:t>
      </w:r>
      <w:r w:rsidRPr="00B92AB4">
        <w:rPr>
          <w:rFonts w:ascii="Courier New" w:hAnsi="Courier New" w:cs="Courier New"/>
          <w:szCs w:val="22"/>
        </w:rPr>
        <w:t>Views</w:t>
      </w:r>
      <w:r w:rsidR="002D3BC1" w:rsidRPr="00B92AB4">
        <w:rPr>
          <w:rFonts w:ascii="Verdana" w:hAnsi="Verdana"/>
        </w:rPr>
        <w:t xml:space="preserve"> </w:t>
      </w:r>
      <w:r w:rsidR="002D3BC1" w:rsidRPr="00B92AB4">
        <w:t>e</w:t>
      </w:r>
      <w:r w:rsidR="002D3BC1" w:rsidRPr="00B92AB4">
        <w:rPr>
          <w:rFonts w:ascii="Verdana" w:hAnsi="Verdana"/>
        </w:rPr>
        <w:t xml:space="preserve"> </w:t>
      </w:r>
      <w:r w:rsidR="002D3BC1" w:rsidRPr="00B92AB4">
        <w:t xml:space="preserve">clique no botão </w:t>
      </w:r>
      <w:r w:rsidR="002D3BC1" w:rsidRPr="00B92AB4">
        <w:rPr>
          <w:b/>
        </w:rPr>
        <w:t>Finalizar</w:t>
      </w:r>
      <w:r w:rsidRPr="00B92AB4">
        <w:t>:</w:t>
      </w:r>
    </w:p>
    <w:p w14:paraId="32D4CF64" w14:textId="77777777" w:rsidR="00E04EBF" w:rsidRDefault="00E04EBF" w:rsidP="00362EC6">
      <w:pPr>
        <w:rPr>
          <w:rFonts w:ascii="Times New Roman" w:hAnsi="Times New Roman"/>
        </w:rPr>
      </w:pPr>
    </w:p>
    <w:p w14:paraId="2924FF81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02EBB53A" wp14:editId="27942BFE">
            <wp:extent cx="4227175" cy="2991118"/>
            <wp:effectExtent l="0" t="0" r="0" b="6350"/>
            <wp:docPr id="6" name="Imagem 6" descr="imgs/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s/p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00" cy="299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B8FB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10</w:t>
        </w:r>
      </w:fldSimple>
      <w:r w:rsidR="00644BC1">
        <w:rPr>
          <w:noProof/>
        </w:rPr>
        <w:t xml:space="preserve"> – Tela de Nomeação e Localização do novo arquivo</w:t>
      </w:r>
    </w:p>
    <w:p w14:paraId="184722BE" w14:textId="77777777" w:rsidR="00E04EBF" w:rsidRDefault="00E04EBF" w:rsidP="00362EC6">
      <w:pPr>
        <w:rPr>
          <w:rFonts w:ascii="Times New Roman" w:hAnsi="Times New Roman"/>
        </w:rPr>
      </w:pPr>
    </w:p>
    <w:p w14:paraId="7C0C9748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Pronto execute o programa e veja a beleza brilhar na frente dos seus olhos.</w:t>
      </w:r>
    </w:p>
    <w:p w14:paraId="0A149135" w14:textId="77777777" w:rsidR="00E04EBF" w:rsidRDefault="00E04EBF" w:rsidP="00362EC6">
      <w:pPr>
        <w:rPr>
          <w:rFonts w:ascii="Times New Roman" w:hAnsi="Times New Roman"/>
        </w:rPr>
      </w:pPr>
    </w:p>
    <w:p w14:paraId="52134F08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A687269" wp14:editId="13FA0D66">
            <wp:extent cx="3998455" cy="2736082"/>
            <wp:effectExtent l="0" t="0" r="0" b="7620"/>
            <wp:docPr id="7" name="Imagem 7" descr="imgs/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s/p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589" cy="274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C943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11</w:t>
        </w:r>
      </w:fldSimple>
      <w:r w:rsidR="00644BC1">
        <w:rPr>
          <w:noProof/>
        </w:rPr>
        <w:t xml:space="preserve"> – Tela inicial  construída</w:t>
      </w:r>
    </w:p>
    <w:p w14:paraId="29F4E3A3" w14:textId="77777777" w:rsidR="00E04EBF" w:rsidRDefault="00E04EBF" w:rsidP="00362EC6">
      <w:pPr>
        <w:rPr>
          <w:rFonts w:ascii="Times New Roman" w:hAnsi="Times New Roman"/>
        </w:rPr>
      </w:pPr>
    </w:p>
    <w:p w14:paraId="32CDA4F4" w14:textId="77777777" w:rsidR="002717AD" w:rsidRDefault="007F09FD" w:rsidP="00362EC6">
      <w:r w:rsidRPr="007F09FD">
        <w:t xml:space="preserve">Uma tela em branco </w:t>
      </w:r>
      <w:r w:rsidR="000C518C">
        <w:t>irá aparecer</w:t>
      </w:r>
      <w:r w:rsidR="002717AD">
        <w:t>!</w:t>
      </w:r>
    </w:p>
    <w:p w14:paraId="163DFC16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 Não é muita coisa, mas já é </w:t>
      </w:r>
      <w:r w:rsidR="000C518C">
        <w:t xml:space="preserve">um grande avanço comparado </w:t>
      </w:r>
      <w:r w:rsidRPr="007F09FD">
        <w:t>as linhas de comandos.</w:t>
      </w:r>
    </w:p>
    <w:p w14:paraId="62FC8A7E" w14:textId="77777777" w:rsidR="002717AD" w:rsidRDefault="002717AD" w:rsidP="00362EC6"/>
    <w:p w14:paraId="0D59EDF3" w14:textId="77777777" w:rsidR="00913B17" w:rsidRDefault="007F09FD" w:rsidP="00362EC6">
      <w:r w:rsidRPr="007F09FD">
        <w:t xml:space="preserve">Esta tela é chamada de </w:t>
      </w:r>
      <w:proofErr w:type="spellStart"/>
      <w:r w:rsidRPr="00644BC1">
        <w:rPr>
          <w:rFonts w:ascii="Courier New" w:hAnsi="Courier New" w:cs="Courier New"/>
          <w:szCs w:val="22"/>
        </w:rPr>
        <w:t>JDialog</w:t>
      </w:r>
      <w:proofErr w:type="spellEnd"/>
      <w:r w:rsidRPr="007F09FD">
        <w:t xml:space="preserve">. Este tipo de tela tem seu próprio método </w:t>
      </w:r>
      <w:r w:rsidRPr="007F09FD">
        <w:rPr>
          <w:rFonts w:ascii="Verdana" w:hAnsi="Verdana"/>
        </w:rPr>
        <w:t>main</w:t>
      </w:r>
      <w:r w:rsidRPr="007F09FD">
        <w:t xml:space="preserve"> que faz com que a tela possa ser executada independente de outros serviços. A característica principal do </w:t>
      </w:r>
      <w:proofErr w:type="spellStart"/>
      <w:r w:rsidRPr="00644BC1">
        <w:rPr>
          <w:rFonts w:ascii="Courier New" w:hAnsi="Courier New" w:cs="Courier New"/>
          <w:szCs w:val="22"/>
        </w:rPr>
        <w:t>JDialog</w:t>
      </w:r>
      <w:proofErr w:type="spellEnd"/>
      <w:r w:rsidRPr="007F09FD">
        <w:t xml:space="preserve"> é que quando ele é executado, ele sempre sobrepõe outras telas com a presença de uma nova janela. O </w:t>
      </w:r>
      <w:proofErr w:type="spellStart"/>
      <w:r w:rsidRPr="00644BC1">
        <w:rPr>
          <w:rFonts w:ascii="Courier New" w:hAnsi="Courier New" w:cs="Courier New"/>
          <w:szCs w:val="22"/>
        </w:rPr>
        <w:t>JFrame</w:t>
      </w:r>
      <w:proofErr w:type="spellEnd"/>
      <w:r w:rsidRPr="007F09FD">
        <w:t xml:space="preserve">, que será a classe da nossa tela principal, é uma outra janela, porém só é possível ter um </w:t>
      </w:r>
      <w:proofErr w:type="spellStart"/>
      <w:r w:rsidRPr="00644BC1">
        <w:rPr>
          <w:rFonts w:ascii="Courier New" w:hAnsi="Courier New" w:cs="Courier New"/>
          <w:szCs w:val="22"/>
        </w:rPr>
        <w:t>JFrame</w:t>
      </w:r>
      <w:proofErr w:type="spellEnd"/>
      <w:r w:rsidRPr="007F09FD">
        <w:t xml:space="preserve"> na aplicação. É como se fosse a tela principal. </w:t>
      </w:r>
    </w:p>
    <w:p w14:paraId="4E0A4583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Quando se faz necessário trocar os componentes apresentados na tela, o </w:t>
      </w:r>
      <w:proofErr w:type="spellStart"/>
      <w:r w:rsidRPr="00644BC1">
        <w:rPr>
          <w:rFonts w:ascii="Courier New" w:hAnsi="Courier New" w:cs="Courier New"/>
          <w:szCs w:val="22"/>
        </w:rPr>
        <w:t>JFrame</w:t>
      </w:r>
      <w:proofErr w:type="spellEnd"/>
      <w:r w:rsidRPr="007F09FD">
        <w:t xml:space="preserve"> apenas atualiza a si mesmo e apresenta os novos componentes sem a necessidade de apresentar uma nova janela por cima.</w:t>
      </w:r>
    </w:p>
    <w:p w14:paraId="7B19A24E" w14:textId="77777777" w:rsidR="007F09FD" w:rsidRPr="007F09FD" w:rsidRDefault="0022339A" w:rsidP="00362EC6">
      <w:pPr>
        <w:pStyle w:val="Ttulo4"/>
        <w:rPr>
          <w:rFonts w:ascii="Times New Roman" w:hAnsi="Times New Roman"/>
        </w:rPr>
      </w:pPr>
      <w:r>
        <w:t xml:space="preserve">1.3.3 - </w:t>
      </w:r>
      <w:r w:rsidR="007F09FD" w:rsidRPr="007F09FD">
        <w:t xml:space="preserve">Entendendo o Interface </w:t>
      </w:r>
      <w:proofErr w:type="spellStart"/>
      <w:r w:rsidR="007F09FD" w:rsidRPr="007F09FD">
        <w:t>Builder</w:t>
      </w:r>
      <w:proofErr w:type="spellEnd"/>
    </w:p>
    <w:p w14:paraId="217483DF" w14:textId="77777777" w:rsidR="00E04EBF" w:rsidRDefault="007F09FD" w:rsidP="00E04EBF">
      <w:pPr>
        <w:rPr>
          <w:rFonts w:ascii="Times New Roman" w:hAnsi="Times New Roman"/>
        </w:rPr>
      </w:pPr>
      <w:r w:rsidRPr="007F09FD">
        <w:t xml:space="preserve">Ao abrir o arquivo </w:t>
      </w:r>
      <w:ins w:id="40" w:author="Willian" w:date="2016-07-25T01:08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</w:ins>
      <w:del w:id="41" w:author="Willian" w:date="2016-07-25T01:08:00Z">
        <w:r w:rsidRPr="00644BC1" w:rsidDel="002A71FD">
          <w:rPr>
            <w:rFonts w:ascii="Courier New" w:hAnsi="Courier New" w:cs="Courier New"/>
            <w:szCs w:val="22"/>
          </w:rPr>
          <w:delText>RegisterOrEditView</w:delText>
        </w:r>
      </w:del>
      <w:r w:rsidRPr="00644BC1">
        <w:rPr>
          <w:rFonts w:ascii="Courier New" w:hAnsi="Courier New" w:cs="Courier New"/>
          <w:szCs w:val="22"/>
        </w:rPr>
        <w:t>.java</w:t>
      </w:r>
      <w:r w:rsidRPr="007F09FD">
        <w:t xml:space="preserve"> você vai se deparar com algumas abas:</w:t>
      </w:r>
    </w:p>
    <w:p w14:paraId="0DF3CD78" w14:textId="77777777" w:rsidR="00E04EBF" w:rsidRDefault="00E04EBF" w:rsidP="00E04EBF">
      <w:pPr>
        <w:rPr>
          <w:rFonts w:ascii="Times New Roman" w:hAnsi="Times New Roman"/>
        </w:rPr>
      </w:pPr>
    </w:p>
    <w:p w14:paraId="5D1E24B2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AE0C137" wp14:editId="1B615FE8">
            <wp:extent cx="5394325" cy="4404360"/>
            <wp:effectExtent l="0" t="0" r="0" b="0"/>
            <wp:docPr id="8" name="Imagem 8" descr="imgs/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s/p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B207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12</w:t>
        </w:r>
      </w:fldSimple>
      <w:r w:rsidR="00644BC1">
        <w:rPr>
          <w:noProof/>
        </w:rPr>
        <w:t xml:space="preserve"> – Interface Builder</w:t>
      </w:r>
    </w:p>
    <w:p w14:paraId="1324AFEE" w14:textId="77777777" w:rsidR="00E04EBF" w:rsidRDefault="00E04EBF" w:rsidP="00E04EBF">
      <w:pPr>
        <w:rPr>
          <w:rFonts w:ascii="Times New Roman" w:hAnsi="Times New Roman"/>
        </w:rPr>
      </w:pPr>
    </w:p>
    <w:p w14:paraId="017DFAD5" w14:textId="77777777" w:rsidR="00644BC1" w:rsidRDefault="00644BC1" w:rsidP="00644BC1">
      <w:pPr>
        <w:pStyle w:val="PargrafodaLista"/>
        <w:numPr>
          <w:ilvl w:val="0"/>
          <w:numId w:val="14"/>
        </w:numPr>
      </w:pPr>
      <w:r w:rsidRPr="007F09FD">
        <w:t>Esta é nossa área de trabalho. É aqui que pré-visualizamos nossa tela e inserimos componentes a ela.</w:t>
      </w:r>
    </w:p>
    <w:p w14:paraId="590C67CA" w14:textId="77777777" w:rsidR="007F09FD" w:rsidRPr="007F09FD" w:rsidRDefault="007F09FD" w:rsidP="00644BC1">
      <w:pPr>
        <w:pStyle w:val="PargrafodaLista"/>
        <w:numPr>
          <w:ilvl w:val="0"/>
          <w:numId w:val="14"/>
        </w:numPr>
      </w:pPr>
      <w:r w:rsidRPr="007F09FD">
        <w:t xml:space="preserve">Nesta aba alternamos o modo de visualização da classe. Existem três modos: </w:t>
      </w:r>
    </w:p>
    <w:p w14:paraId="4BF682E1" w14:textId="77777777" w:rsidR="007F09FD" w:rsidRPr="007F09FD" w:rsidRDefault="007F09FD" w:rsidP="00362EC6">
      <w:pPr>
        <w:pStyle w:val="PargrafodaLista"/>
        <w:numPr>
          <w:ilvl w:val="1"/>
          <w:numId w:val="14"/>
        </w:numPr>
      </w:pPr>
      <w:r w:rsidRPr="00362EC6">
        <w:rPr>
          <w:b/>
          <w:bCs/>
        </w:rPr>
        <w:t>Projeto</w:t>
      </w:r>
      <w:r w:rsidRPr="007F09FD">
        <w:t xml:space="preserve">: É a visualização no modo Interface </w:t>
      </w:r>
      <w:proofErr w:type="spellStart"/>
      <w:r w:rsidRPr="007F09FD">
        <w:t>Builder</w:t>
      </w:r>
      <w:proofErr w:type="spellEnd"/>
      <w:r w:rsidRPr="007F09FD">
        <w:t xml:space="preserve">. </w:t>
      </w:r>
      <w:r w:rsidR="00890C07">
        <w:t xml:space="preserve">Este é o modo ilustrado na Figura </w:t>
      </w:r>
      <w:r w:rsidR="001D0B6C">
        <w:t>anterior</w:t>
      </w:r>
      <w:r w:rsidR="00DB5354">
        <w:rPr>
          <w:color w:val="FF0000"/>
        </w:rPr>
        <w:t>.</w:t>
      </w:r>
    </w:p>
    <w:p w14:paraId="4B07D684" w14:textId="77777777" w:rsidR="007F09FD" w:rsidRPr="007F09FD" w:rsidRDefault="007F09FD" w:rsidP="00362EC6">
      <w:pPr>
        <w:pStyle w:val="PargrafodaLista"/>
        <w:numPr>
          <w:ilvl w:val="1"/>
          <w:numId w:val="14"/>
        </w:numPr>
      </w:pPr>
      <w:r w:rsidRPr="00362EC6">
        <w:rPr>
          <w:b/>
          <w:bCs/>
        </w:rPr>
        <w:t>Código-Fonte</w:t>
      </w:r>
      <w:r w:rsidRPr="007F09FD">
        <w:t xml:space="preserve">: Mostra o código-fonte da tela. Sim, nós podemos criar a tela inteiramente via código. </w:t>
      </w:r>
    </w:p>
    <w:p w14:paraId="06BD6B8F" w14:textId="77777777" w:rsidR="007F09FD" w:rsidRPr="007F09FD" w:rsidRDefault="007F09FD" w:rsidP="00362EC6">
      <w:pPr>
        <w:pStyle w:val="PargrafodaLista"/>
        <w:numPr>
          <w:ilvl w:val="1"/>
          <w:numId w:val="14"/>
        </w:numPr>
      </w:pPr>
      <w:r w:rsidRPr="00362EC6">
        <w:rPr>
          <w:b/>
          <w:bCs/>
        </w:rPr>
        <w:t>Histórico</w:t>
      </w:r>
      <w:r w:rsidRPr="007F09FD">
        <w:t>: Mostra um histórico de modificações no arquivo.</w:t>
      </w:r>
    </w:p>
    <w:p w14:paraId="2BD40C1E" w14:textId="77777777" w:rsidR="007F09FD" w:rsidRPr="007F09FD" w:rsidRDefault="007F09FD" w:rsidP="00362EC6">
      <w:pPr>
        <w:pStyle w:val="PargrafodaLista"/>
        <w:numPr>
          <w:ilvl w:val="0"/>
          <w:numId w:val="14"/>
        </w:numPr>
      </w:pPr>
      <w:r w:rsidRPr="007F09FD">
        <w:t xml:space="preserve">Alinhamento de elementos e </w:t>
      </w:r>
      <w:r w:rsidR="00890C07">
        <w:t>pré-visualização</w:t>
      </w:r>
      <w:r w:rsidR="00890C07" w:rsidRPr="007F09FD">
        <w:t xml:space="preserve"> </w:t>
      </w:r>
      <w:r w:rsidRPr="007F09FD">
        <w:t>da tela são encontrados nesta seção.</w:t>
      </w:r>
    </w:p>
    <w:p w14:paraId="00E19319" w14:textId="77777777" w:rsidR="007F09FD" w:rsidRPr="007F09FD" w:rsidRDefault="007F09FD" w:rsidP="00362EC6">
      <w:pPr>
        <w:pStyle w:val="PargrafodaLista"/>
        <w:numPr>
          <w:ilvl w:val="0"/>
          <w:numId w:val="14"/>
        </w:numPr>
      </w:pPr>
      <w:r w:rsidRPr="007F09FD">
        <w:t>Paleta de elementos. Os principais elementos gráficos do Swing são encontrados aqui. Basta clicar e arrastar para a área de trabalho para utilizá-los.</w:t>
      </w:r>
    </w:p>
    <w:p w14:paraId="68D4E266" w14:textId="77777777" w:rsidR="007F09FD" w:rsidRDefault="007F09FD" w:rsidP="00362EC6">
      <w:pPr>
        <w:pStyle w:val="PargrafodaLista"/>
        <w:numPr>
          <w:ilvl w:val="0"/>
          <w:numId w:val="14"/>
        </w:numPr>
      </w:pPr>
      <w:r w:rsidRPr="007F09FD">
        <w:t>Painel de propriedades. Todos os elementos gráficos do Swing possuem propriedades, como tamanho, cor, fontes e etc. Nesta seção podemos configurar tais propriedades.</w:t>
      </w:r>
    </w:p>
    <w:p w14:paraId="49FE455D" w14:textId="77777777" w:rsidR="00EA4125" w:rsidRDefault="00EA4125" w:rsidP="00362EC6">
      <w:pPr>
        <w:pStyle w:val="Ttulo4"/>
      </w:pPr>
      <w:r>
        <w:t xml:space="preserve">1.3.4 – </w:t>
      </w:r>
      <w:r w:rsidR="00002C89">
        <w:t>Paleta de elementos</w:t>
      </w:r>
    </w:p>
    <w:p w14:paraId="3AB7CBB7" w14:textId="77777777" w:rsidR="00EA4125" w:rsidRDefault="00297944" w:rsidP="00297944">
      <w:r>
        <w:t xml:space="preserve">O Swing tem um leque enorme de componentes ao seu dispor. Com estes componentes você conseguirá compor qualquer tipo de aplicação. </w:t>
      </w:r>
      <w:r w:rsidR="00DB5354">
        <w:t>Existe</w:t>
      </w:r>
      <w:r w:rsidR="00DB5354" w:rsidRPr="00DB5354">
        <w:rPr>
          <w:color w:val="FF0000"/>
        </w:rPr>
        <w:t>m</w:t>
      </w:r>
      <w:r>
        <w:t xml:space="preserve"> alguns componentes que são essenciais e que estão presente em quase todos os aplicativos desktop. </w:t>
      </w:r>
      <w:r w:rsidR="00002C89">
        <w:t>Eles se encontram na Paleta de elementos e iremos utilizar os seguintes elementos</w:t>
      </w:r>
      <w:r>
        <w:t>:</w:t>
      </w:r>
    </w:p>
    <w:p w14:paraId="380EF789" w14:textId="77777777" w:rsidR="00FE7F33" w:rsidRDefault="00FE7F33" w:rsidP="00FE7F33">
      <w:pPr>
        <w:pStyle w:val="Ttulo5"/>
      </w:pPr>
      <w:r>
        <w:lastRenderedPageBreak/>
        <w:t xml:space="preserve">1.3.4.1 - </w:t>
      </w:r>
      <w:proofErr w:type="spellStart"/>
      <w:r>
        <w:t>JLabel</w:t>
      </w:r>
      <w:proofErr w:type="spellEnd"/>
    </w:p>
    <w:p w14:paraId="313B0442" w14:textId="77777777" w:rsidR="00297944" w:rsidRDefault="00297944" w:rsidP="00FE7F33">
      <w:pPr>
        <w:rPr>
          <w:rFonts w:cs="Courier New"/>
        </w:rPr>
      </w:pPr>
      <w:r>
        <w:t>É um rótulo ou um texto simples que exibe informações</w:t>
      </w:r>
      <w:r w:rsidR="00002C89">
        <w:t xml:space="preserve"> na tela. Ele não é </w:t>
      </w:r>
      <w:proofErr w:type="spellStart"/>
      <w:r w:rsidR="00002C89">
        <w:t>interagível</w:t>
      </w:r>
      <w:proofErr w:type="spellEnd"/>
      <w:r w:rsidR="00002C89">
        <w:t xml:space="preserve">, ou seja, o usuário não pode exercer uma ação sobre ele (clicar, tocar, deslizar, selecionar, </w:t>
      </w:r>
      <w:proofErr w:type="spellStart"/>
      <w:r w:rsidR="00002C89">
        <w:t>etc</w:t>
      </w:r>
      <w:proofErr w:type="spellEnd"/>
      <w:r w:rsidR="00002C89">
        <w:t xml:space="preserve">). </w:t>
      </w:r>
      <w:r w:rsidR="00002C89" w:rsidRPr="00FE7F33">
        <w:rPr>
          <w:rFonts w:cs="Courier New"/>
        </w:rPr>
        <w:t xml:space="preserve">A fonte (tamanho, cor, estilo, </w:t>
      </w:r>
      <w:proofErr w:type="spellStart"/>
      <w:r w:rsidR="00002C89" w:rsidRPr="00FE7F33">
        <w:rPr>
          <w:rFonts w:cs="Courier New"/>
        </w:rPr>
        <w:t>etc</w:t>
      </w:r>
      <w:proofErr w:type="spellEnd"/>
      <w:r w:rsidR="00002C89" w:rsidRPr="00FE7F33">
        <w:rPr>
          <w:rFonts w:cs="Courier New"/>
        </w:rPr>
        <w:t>) do seu texto é personalizável.</w:t>
      </w:r>
    </w:p>
    <w:p w14:paraId="401F2860" w14:textId="77777777" w:rsidR="00FE7F33" w:rsidRPr="00FE7F33" w:rsidRDefault="00FE7F33" w:rsidP="00FE7F33">
      <w:pPr>
        <w:rPr>
          <w:b/>
        </w:rPr>
      </w:pPr>
    </w:p>
    <w:p w14:paraId="065CC0E6" w14:textId="77777777" w:rsidR="00FE7F33" w:rsidRDefault="00FE7F33" w:rsidP="00FE7F33">
      <w:pPr>
        <w:pStyle w:val="Ttulo5"/>
      </w:pPr>
      <w:r>
        <w:t xml:space="preserve">1.3.4.2 - </w:t>
      </w:r>
      <w:proofErr w:type="spellStart"/>
      <w:r w:rsidR="00297944" w:rsidRPr="00FE7F33">
        <w:t>JTextField</w:t>
      </w:r>
      <w:proofErr w:type="spellEnd"/>
    </w:p>
    <w:p w14:paraId="2F60D8C0" w14:textId="77777777" w:rsidR="00297944" w:rsidRDefault="00002C89" w:rsidP="00FE7F33">
      <w:pPr>
        <w:rPr>
          <w:rFonts w:cs="Courier New"/>
        </w:rPr>
      </w:pPr>
      <w:r>
        <w:t xml:space="preserve">Um campo que tem o intuito de receber um texto digitado pelo usuário. Este componente é utilizado para preenchimento de formulários. Ele possui o atributo </w:t>
      </w:r>
      <w:proofErr w:type="spellStart"/>
      <w:r w:rsidRPr="00FE7F33">
        <w:rPr>
          <w:rFonts w:ascii="Courier New" w:hAnsi="Courier New" w:cs="Courier New"/>
        </w:rPr>
        <w:t>text</w:t>
      </w:r>
      <w:proofErr w:type="spellEnd"/>
      <w:r w:rsidRPr="00FE7F33">
        <w:rPr>
          <w:rFonts w:ascii="Courier New" w:hAnsi="Courier New" w:cs="Courier New"/>
        </w:rPr>
        <w:t>,</w:t>
      </w:r>
      <w:r w:rsidRPr="00FE7F33">
        <w:rPr>
          <w:rFonts w:cs="Courier New"/>
        </w:rPr>
        <w:t xml:space="preserve"> que contém o texto digitado pelo usuário e é atualizado a cada modificação do texto. A fonte do seu texto é personalizável.</w:t>
      </w:r>
    </w:p>
    <w:p w14:paraId="31680323" w14:textId="77777777" w:rsidR="00FE7F33" w:rsidRPr="00FE7F33" w:rsidRDefault="00FE7F33" w:rsidP="00FE7F33">
      <w:pPr>
        <w:rPr>
          <w:b/>
        </w:rPr>
      </w:pPr>
    </w:p>
    <w:p w14:paraId="7E4D10D4" w14:textId="77777777" w:rsidR="00FE7F33" w:rsidRDefault="00FE7F33" w:rsidP="00FE7F33">
      <w:pPr>
        <w:pStyle w:val="Ttulo5"/>
      </w:pPr>
      <w:r>
        <w:t xml:space="preserve">1.3.4.3 - </w:t>
      </w:r>
      <w:proofErr w:type="spellStart"/>
      <w:r w:rsidR="00297944" w:rsidRPr="00FE7F33">
        <w:t>JCombobox</w:t>
      </w:r>
      <w:proofErr w:type="spellEnd"/>
      <w:r w:rsidR="00297944" w:rsidRPr="00FE7F33">
        <w:t>:</w:t>
      </w:r>
    </w:p>
    <w:p w14:paraId="6D8BA147" w14:textId="77777777" w:rsidR="00297944" w:rsidRDefault="00002C89" w:rsidP="00FE7F33">
      <w:r>
        <w:t>É uma caixa de combinação que reúne valores definidos para o usuário selecionar. Difere</w:t>
      </w:r>
      <w:r w:rsidR="00FE7F33">
        <w:t xml:space="preserve">nte do </w:t>
      </w:r>
      <w:proofErr w:type="spellStart"/>
      <w:r w:rsidR="00FE7F33" w:rsidRPr="00FE7F33">
        <w:rPr>
          <w:rFonts w:ascii="Courier New" w:hAnsi="Courier New" w:cs="Courier New"/>
        </w:rPr>
        <w:t>JTextField</w:t>
      </w:r>
      <w:proofErr w:type="spellEnd"/>
      <w:r w:rsidR="00DB5354">
        <w:t xml:space="preserve"> </w:t>
      </w:r>
      <w:r w:rsidR="00DB5354" w:rsidRPr="00DB5354">
        <w:rPr>
          <w:color w:val="FF0000"/>
        </w:rPr>
        <w:t>e d</w:t>
      </w:r>
      <w:r w:rsidR="00FE7F33" w:rsidRPr="00DB5354">
        <w:rPr>
          <w:color w:val="FF0000"/>
        </w:rPr>
        <w:t>o</w:t>
      </w:r>
      <w:r w:rsidR="00FE7F33">
        <w:t xml:space="preserve"> </w:t>
      </w:r>
      <w:proofErr w:type="spellStart"/>
      <w:r w:rsidR="00FE7F33" w:rsidRPr="00FE7F33">
        <w:rPr>
          <w:rFonts w:ascii="Courier New" w:hAnsi="Courier New" w:cs="Courier New"/>
        </w:rPr>
        <w:t>JCombobox</w:t>
      </w:r>
      <w:proofErr w:type="spellEnd"/>
      <w:r w:rsidR="00DB5354">
        <w:rPr>
          <w:rFonts w:ascii="Courier New" w:hAnsi="Courier New" w:cs="Courier New"/>
        </w:rPr>
        <w:t xml:space="preserve">, </w:t>
      </w:r>
      <w:r w:rsidR="00DB5354">
        <w:rPr>
          <w:rFonts w:ascii="Courier New" w:hAnsi="Courier New" w:cs="Courier New"/>
          <w:color w:val="FF0000"/>
        </w:rPr>
        <w:t>ele</w:t>
      </w:r>
      <w:r w:rsidR="00FE7F33">
        <w:t xml:space="preserve"> </w:t>
      </w:r>
      <w:r>
        <w:t xml:space="preserve">restringe a entrada do usuário a valores predeterminados </w:t>
      </w:r>
      <w:r w:rsidR="00DB5354">
        <w:rPr>
          <w:color w:val="FF0000"/>
        </w:rPr>
        <w:t>pelo</w:t>
      </w:r>
      <w:r>
        <w:t xml:space="preserve"> programador</w:t>
      </w:r>
      <w:r w:rsidR="00FE7F33">
        <w:t xml:space="preserve">. Seus valores podem ser definidos no atributo </w:t>
      </w:r>
      <w:r w:rsidR="00FE7F33" w:rsidRPr="00FE7F33">
        <w:rPr>
          <w:rFonts w:ascii="Courier New" w:hAnsi="Courier New" w:cs="Courier New"/>
        </w:rPr>
        <w:t>model</w:t>
      </w:r>
      <w:r w:rsidR="00FE7F33">
        <w:t>.</w:t>
      </w:r>
    </w:p>
    <w:p w14:paraId="20B72232" w14:textId="77777777" w:rsidR="00FE7F33" w:rsidRPr="00FE7F33" w:rsidRDefault="00FE7F33" w:rsidP="00FE7F33">
      <w:pPr>
        <w:rPr>
          <w:b/>
        </w:rPr>
      </w:pPr>
    </w:p>
    <w:p w14:paraId="2CA7A651" w14:textId="77777777" w:rsidR="00FE7F33" w:rsidRPr="00FE7F33" w:rsidRDefault="00FE7F33" w:rsidP="00FE7F33">
      <w:pPr>
        <w:pStyle w:val="Ttulo5"/>
      </w:pPr>
      <w:r>
        <w:t xml:space="preserve">1.3.4.4 - </w:t>
      </w:r>
      <w:proofErr w:type="spellStart"/>
      <w:r>
        <w:t>JButton</w:t>
      </w:r>
      <w:proofErr w:type="spellEnd"/>
    </w:p>
    <w:p w14:paraId="36A43636" w14:textId="77777777" w:rsidR="00FE7F33" w:rsidRDefault="00FE7F33" w:rsidP="00FE7F33">
      <w:r>
        <w:t xml:space="preserve">O </w:t>
      </w:r>
      <w:proofErr w:type="spellStart"/>
      <w:r w:rsidRPr="0083269B">
        <w:rPr>
          <w:rFonts w:ascii="Courier New" w:hAnsi="Courier New" w:cs="Courier New"/>
        </w:rPr>
        <w:t>JButton</w:t>
      </w:r>
      <w:proofErr w:type="spellEnd"/>
      <w:r>
        <w:t xml:space="preserve"> é um botão que recebe o evento de clique. Quando um evento de clique é realizado o </w:t>
      </w:r>
      <w:proofErr w:type="spellStart"/>
      <w:r w:rsidRPr="0083269B">
        <w:rPr>
          <w:rFonts w:ascii="Courier New" w:hAnsi="Courier New" w:cs="Courier New"/>
        </w:rPr>
        <w:t>JButton</w:t>
      </w:r>
      <w:proofErr w:type="spellEnd"/>
      <w:r>
        <w:t xml:space="preserve"> invoca um método. O Netbeans deixa este método pronto para </w:t>
      </w:r>
      <w:r w:rsidR="0083269B">
        <w:t>ser implementado, e cabe a nós definir o conteúdo deste. É neste método que definimos a ação que o botão realizará.</w:t>
      </w:r>
    </w:p>
    <w:p w14:paraId="54C085B7" w14:textId="77777777" w:rsidR="00FE7F33" w:rsidRDefault="00FE7F33" w:rsidP="00FE7F33">
      <w:pPr>
        <w:pStyle w:val="Ttulo5"/>
      </w:pPr>
    </w:p>
    <w:p w14:paraId="78D69DFC" w14:textId="77777777" w:rsidR="00297944" w:rsidRDefault="00FE7F33" w:rsidP="00FE7F33">
      <w:pPr>
        <w:pStyle w:val="Ttulo5"/>
      </w:pPr>
      <w:r>
        <w:t xml:space="preserve">1.3.4.5 </w:t>
      </w:r>
      <w:r w:rsidR="0083269B">
        <w:t>–</w:t>
      </w:r>
      <w:r>
        <w:t xml:space="preserve"> </w:t>
      </w:r>
      <w:proofErr w:type="spellStart"/>
      <w:r>
        <w:t>J</w:t>
      </w:r>
      <w:r w:rsidR="0083269B">
        <w:t>P</w:t>
      </w:r>
      <w:r>
        <w:t>anel</w:t>
      </w:r>
      <w:proofErr w:type="spellEnd"/>
    </w:p>
    <w:p w14:paraId="5C77CAF3" w14:textId="77777777" w:rsidR="0083269B" w:rsidRPr="0083269B" w:rsidRDefault="0083269B" w:rsidP="0083269B">
      <w:r>
        <w:t xml:space="preserve">É um componente que agrupa outros componentes. Ele é utilizado para organizar o layout em camadas, pois podemos adicionar componentes sobre o </w:t>
      </w:r>
      <w:proofErr w:type="spellStart"/>
      <w:r w:rsidRPr="0083269B">
        <w:rPr>
          <w:rFonts w:ascii="Courier New" w:hAnsi="Courier New" w:cs="Courier New"/>
        </w:rPr>
        <w:t>JPanel</w:t>
      </w:r>
      <w:proofErr w:type="spellEnd"/>
      <w:r>
        <w:t xml:space="preserve">. Como o </w:t>
      </w:r>
      <w:proofErr w:type="spellStart"/>
      <w:r w:rsidRPr="0083269B">
        <w:rPr>
          <w:rFonts w:ascii="Courier New" w:hAnsi="Courier New" w:cs="Courier New"/>
        </w:rPr>
        <w:t>JPanel</w:t>
      </w:r>
      <w:proofErr w:type="spellEnd"/>
      <w:r>
        <w:t xml:space="preserve"> também é um componente, podemos </w:t>
      </w:r>
      <w:r w:rsidR="00DB5354">
        <w:t>inser</w:t>
      </w:r>
      <w:r w:rsidR="00DB5354" w:rsidRPr="00DB5354">
        <w:rPr>
          <w:color w:val="FF0000"/>
        </w:rPr>
        <w:t>i</w:t>
      </w:r>
      <w:r w:rsidR="00DB5354">
        <w:t>-lo</w:t>
      </w:r>
      <w:r>
        <w:t xml:space="preserve"> sobre um outro, assim criando uma estrutura de camadas.</w:t>
      </w:r>
    </w:p>
    <w:p w14:paraId="7AB1B699" w14:textId="77777777" w:rsidR="0083269B" w:rsidRDefault="0083269B" w:rsidP="00FE7F33">
      <w:pPr>
        <w:pStyle w:val="Ttulo5"/>
      </w:pPr>
    </w:p>
    <w:p w14:paraId="0EB7021F" w14:textId="77777777" w:rsidR="00297944" w:rsidRPr="00FE7F33" w:rsidRDefault="00FE7F33" w:rsidP="00FE7F33">
      <w:pPr>
        <w:pStyle w:val="Ttulo5"/>
      </w:pPr>
      <w:r>
        <w:t xml:space="preserve">1.3.4.6 - </w:t>
      </w:r>
      <w:proofErr w:type="spellStart"/>
      <w:r>
        <w:t>JDialog</w:t>
      </w:r>
      <w:proofErr w:type="spellEnd"/>
    </w:p>
    <w:p w14:paraId="1DD92087" w14:textId="77777777" w:rsidR="0083269B" w:rsidRDefault="0083269B" w:rsidP="0083269B">
      <w:r w:rsidRPr="0083269B">
        <w:t xml:space="preserve">Uma </w:t>
      </w:r>
      <w:proofErr w:type="spellStart"/>
      <w:r w:rsidRPr="0083269B">
        <w:rPr>
          <w:rFonts w:ascii="Courier New" w:hAnsi="Courier New" w:cs="Courier New"/>
        </w:rPr>
        <w:t>JDialog</w:t>
      </w:r>
      <w:proofErr w:type="spellEnd"/>
      <w:r>
        <w:t xml:space="preserve"> é uma </w:t>
      </w:r>
      <w:r w:rsidRPr="0083269B">
        <w:t xml:space="preserve">janela de diálogo </w:t>
      </w:r>
      <w:r>
        <w:t xml:space="preserve">ou subjanela </w:t>
      </w:r>
      <w:r w:rsidRPr="0083269B">
        <w:t xml:space="preserve">independente </w:t>
      </w:r>
      <w:r>
        <w:t>que tem o papel de mostrar um aviso temporário, que sobrepõe a janela principal da aplicação Swing</w:t>
      </w:r>
      <w:r w:rsidRPr="0083269B">
        <w:t xml:space="preserve">. A maioria das caixas de diálogo </w:t>
      </w:r>
      <w:r>
        <w:t>são utilizadas para apresentar</w:t>
      </w:r>
      <w:r w:rsidRPr="0083269B">
        <w:t xml:space="preserve"> uma mensagem de erro ou aviso de um usuário, mas </w:t>
      </w:r>
      <w:r>
        <w:t>estas janelas</w:t>
      </w:r>
      <w:r w:rsidRPr="0083269B">
        <w:t xml:space="preserve"> pode</w:t>
      </w:r>
      <w:r>
        <w:t>m</w:t>
      </w:r>
      <w:r w:rsidRPr="0083269B">
        <w:t xml:space="preserve"> apresentar imagens, árvores de diretórios ou </w:t>
      </w:r>
      <w:r>
        <w:t>qualquer outra coisa que se faça necessário sobrepor a janela principal da aplicação</w:t>
      </w:r>
      <w:r w:rsidRPr="0083269B">
        <w:t>.</w:t>
      </w:r>
    </w:p>
    <w:p w14:paraId="2DC1968A" w14:textId="77777777" w:rsidR="0083269B" w:rsidRPr="0083269B" w:rsidRDefault="0083269B" w:rsidP="0083269B"/>
    <w:p w14:paraId="76B8E826" w14:textId="77777777" w:rsidR="00297944" w:rsidRPr="00FE7F33" w:rsidRDefault="00FE7F33" w:rsidP="00FE7F33">
      <w:pPr>
        <w:pStyle w:val="Ttulo5"/>
      </w:pPr>
      <w:r>
        <w:t xml:space="preserve">1.3.4. - </w:t>
      </w:r>
      <w:proofErr w:type="spellStart"/>
      <w:r>
        <w:t>JFrame</w:t>
      </w:r>
      <w:proofErr w:type="spellEnd"/>
    </w:p>
    <w:p w14:paraId="2EAEE69A" w14:textId="77777777" w:rsidR="0083269B" w:rsidRPr="0083269B" w:rsidRDefault="0083269B" w:rsidP="0083269B">
      <w:pPr>
        <w:rPr>
          <w:rFonts w:ascii="Times New Roman" w:eastAsia="Times New Roman" w:hAnsi="Times New Roman"/>
          <w:sz w:val="24"/>
        </w:rPr>
      </w:pP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Essa classe é</w:t>
      </w:r>
      <w:r w:rsidRPr="0083269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responsável por cria</w:t>
      </w:r>
      <w:r w:rsidR="00DB535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r a tela em que iremos desenhar coloc</w:t>
      </w:r>
      <w:r w:rsidR="00DB5354" w:rsidRPr="00DB5354"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</w:rPr>
        <w:t>ando</w:t>
      </w:r>
      <w:r w:rsidRPr="0083269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botões, menus, caixas de texto e tudo mais qu</w:t>
      </w:r>
      <w:r w:rsidR="00DB535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 existe</w:t>
      </w:r>
      <w:r w:rsidRPr="0083269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nas janelas de aplicativos.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É a classe principal da aplicação e só pode haver um </w:t>
      </w:r>
      <w:proofErr w:type="spellStart"/>
      <w:r w:rsidRPr="0083269B">
        <w:rPr>
          <w:rFonts w:ascii="Courier New" w:hAnsi="Courier New" w:cs="Courier New"/>
        </w:rPr>
        <w:t>JFrame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sendo executado por vez, ao contrário do </w:t>
      </w:r>
      <w:proofErr w:type="spellStart"/>
      <w:r w:rsidRPr="0083269B">
        <w:rPr>
          <w:rFonts w:ascii="Courier New" w:hAnsi="Courier New" w:cs="Courier New"/>
        </w:rPr>
        <w:t>JDialog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</w:p>
    <w:p w14:paraId="06D171E6" w14:textId="77777777" w:rsidR="0083269B" w:rsidRDefault="0083269B" w:rsidP="0083269B"/>
    <w:p w14:paraId="2C0B30C4" w14:textId="77777777" w:rsidR="00297944" w:rsidRPr="00FE7F33" w:rsidRDefault="00FE7F33" w:rsidP="00FE7F33">
      <w:pPr>
        <w:pStyle w:val="Ttulo5"/>
      </w:pPr>
      <w:r>
        <w:t xml:space="preserve">1.3.4.7 - </w:t>
      </w:r>
      <w:proofErr w:type="spellStart"/>
      <w:r>
        <w:t>JTable</w:t>
      </w:r>
      <w:proofErr w:type="spellEnd"/>
    </w:p>
    <w:p w14:paraId="445A891F" w14:textId="77777777" w:rsidR="00DE781F" w:rsidRDefault="00DE781F" w:rsidP="00DE781F">
      <w:r>
        <w:t xml:space="preserve">O </w:t>
      </w:r>
      <w:proofErr w:type="spellStart"/>
      <w:r>
        <w:t>JTable</w:t>
      </w:r>
      <w:proofErr w:type="spellEnd"/>
      <w:r>
        <w:t xml:space="preserve"> é utilizado para visualizar dados em forma de grade, com cabeçalho, colunas e linhas e é um dos componentes mais complexos do pacote Swing. Seu trabalho é dividido em três partes:</w:t>
      </w:r>
    </w:p>
    <w:p w14:paraId="604B53C2" w14:textId="77777777" w:rsidR="00DE781F" w:rsidRDefault="00DE781F" w:rsidP="00DE781F"/>
    <w:p w14:paraId="44D93017" w14:textId="77777777" w:rsidR="00DE781F" w:rsidRDefault="00DE781F" w:rsidP="00DE781F">
      <w:pPr>
        <w:pStyle w:val="PargrafodaLista"/>
        <w:numPr>
          <w:ilvl w:val="0"/>
          <w:numId w:val="39"/>
        </w:numPr>
      </w:pPr>
      <w:r w:rsidRPr="00FE7F33">
        <w:rPr>
          <w:b/>
        </w:rPr>
        <w:t>Model</w:t>
      </w:r>
      <w:r>
        <w:t xml:space="preserve">: Cuida dos dados da tabela, ou seja, é quem controla e distribui os mesmos. É implementado pela interface </w:t>
      </w:r>
      <w:proofErr w:type="spellStart"/>
      <w:r w:rsidRPr="00DE781F">
        <w:rPr>
          <w:rFonts w:ascii="Courier New" w:hAnsi="Courier New" w:cs="Courier New"/>
        </w:rPr>
        <w:t>TableModel</w:t>
      </w:r>
      <w:proofErr w:type="spellEnd"/>
      <w:r>
        <w:t>.</w:t>
      </w:r>
    </w:p>
    <w:p w14:paraId="5B16AA6F" w14:textId="77777777" w:rsidR="00DE781F" w:rsidRDefault="00DE781F" w:rsidP="00DE781F">
      <w:pPr>
        <w:pStyle w:val="PargrafodaLista"/>
        <w:numPr>
          <w:ilvl w:val="0"/>
          <w:numId w:val="39"/>
        </w:numPr>
      </w:pPr>
      <w:r w:rsidRPr="00FE7F33">
        <w:rPr>
          <w:b/>
        </w:rPr>
        <w:t>View</w:t>
      </w:r>
      <w:r>
        <w:t xml:space="preserve">: Cuida da apresentação da tabela. É implementado pela interface </w:t>
      </w:r>
      <w:proofErr w:type="spellStart"/>
      <w:r w:rsidRPr="00DE781F">
        <w:rPr>
          <w:rFonts w:ascii="Courier New" w:hAnsi="Courier New" w:cs="Courier New"/>
        </w:rPr>
        <w:t>CellRenderer</w:t>
      </w:r>
      <w:proofErr w:type="spellEnd"/>
      <w:r>
        <w:t>. A apresentação é dada célula a célula da tabela.</w:t>
      </w:r>
    </w:p>
    <w:p w14:paraId="0F955A7D" w14:textId="77777777" w:rsidR="00DE781F" w:rsidRDefault="00DE781F" w:rsidP="00DE781F">
      <w:pPr>
        <w:pStyle w:val="PargrafodaLista"/>
        <w:numPr>
          <w:ilvl w:val="0"/>
          <w:numId w:val="39"/>
        </w:numPr>
      </w:pPr>
      <w:r w:rsidRPr="00FE7F33">
        <w:rPr>
          <w:b/>
        </w:rPr>
        <w:t>Controller</w:t>
      </w:r>
      <w:r>
        <w:t xml:space="preserve">: Controla a apresentação dos dados na camada </w:t>
      </w:r>
      <w:proofErr w:type="spellStart"/>
      <w:r>
        <w:t>view</w:t>
      </w:r>
      <w:proofErr w:type="spellEnd"/>
      <w:r>
        <w:t>.</w:t>
      </w:r>
    </w:p>
    <w:p w14:paraId="6FBD320B" w14:textId="77777777" w:rsidR="0083269B" w:rsidRDefault="0083269B" w:rsidP="00FE7F33">
      <w:pPr>
        <w:pStyle w:val="Ttulo5"/>
      </w:pPr>
    </w:p>
    <w:p w14:paraId="4835B885" w14:textId="77777777" w:rsidR="0045333D" w:rsidRDefault="00FE7F33" w:rsidP="0045333D">
      <w:pPr>
        <w:pStyle w:val="Ttulo5"/>
      </w:pPr>
      <w:r>
        <w:t xml:space="preserve">1.3.4.8 - </w:t>
      </w:r>
      <w:proofErr w:type="spellStart"/>
      <w:r>
        <w:t>JMenuBar</w:t>
      </w:r>
      <w:proofErr w:type="spellEnd"/>
    </w:p>
    <w:p w14:paraId="4FF4AF24" w14:textId="77777777" w:rsidR="0083269B" w:rsidRDefault="0045333D" w:rsidP="0045333D">
      <w:r>
        <w:t xml:space="preserve">É uma barra de menu que geralmente vemos no topo dos programas. Você pode adicionar objetos </w:t>
      </w:r>
      <w:proofErr w:type="spellStart"/>
      <w:r w:rsidRPr="0045333D">
        <w:rPr>
          <w:rFonts w:ascii="Courier New" w:hAnsi="Courier New" w:cs="Courier New"/>
        </w:rPr>
        <w:t>JMenu</w:t>
      </w:r>
      <w:proofErr w:type="spellEnd"/>
      <w:r>
        <w:t xml:space="preserve"> à barra de menu para construir um menu. Quando o usuário seleciona um objeto </w:t>
      </w:r>
      <w:proofErr w:type="spellStart"/>
      <w:r w:rsidRPr="0045333D">
        <w:rPr>
          <w:rFonts w:ascii="Courier New" w:hAnsi="Courier New" w:cs="Courier New"/>
        </w:rPr>
        <w:t>JMenu</w:t>
      </w:r>
      <w:proofErr w:type="spellEnd"/>
      <w:r>
        <w:t xml:space="preserve">, uma janela </w:t>
      </w:r>
      <w:proofErr w:type="spellStart"/>
      <w:r>
        <w:t>popup</w:t>
      </w:r>
      <w:proofErr w:type="spellEnd"/>
      <w:r>
        <w:t xml:space="preserve"> é exibida, permitindo que o usuário selecione uma dos </w:t>
      </w:r>
      <w:proofErr w:type="spellStart"/>
      <w:r w:rsidRPr="0045333D">
        <w:rPr>
          <w:rFonts w:ascii="Courier New" w:hAnsi="Courier New" w:cs="Courier New"/>
        </w:rPr>
        <w:t>JMenuItems</w:t>
      </w:r>
      <w:proofErr w:type="spellEnd"/>
      <w:r>
        <w:t xml:space="preserve"> sobre ele.</w:t>
      </w:r>
    </w:p>
    <w:p w14:paraId="78EFD656" w14:textId="77777777" w:rsidR="0045333D" w:rsidRDefault="0045333D" w:rsidP="0045333D"/>
    <w:p w14:paraId="23FE8E6A" w14:textId="77777777" w:rsidR="00297944" w:rsidRPr="00FE7F33" w:rsidRDefault="00FE7F33" w:rsidP="00FE7F33">
      <w:pPr>
        <w:pStyle w:val="Ttulo5"/>
      </w:pPr>
      <w:r>
        <w:t xml:space="preserve">1.3.4.9 - </w:t>
      </w:r>
      <w:proofErr w:type="spellStart"/>
      <w:r>
        <w:t>JMenu</w:t>
      </w:r>
      <w:proofErr w:type="spellEnd"/>
    </w:p>
    <w:p w14:paraId="77AA4502" w14:textId="77777777" w:rsidR="0083269B" w:rsidRDefault="004A5752" w:rsidP="0045333D">
      <w:r>
        <w:t>Uma</w:t>
      </w:r>
      <w:r w:rsidRPr="004A5752">
        <w:t xml:space="preserve"> janela pop-up contendo itens de menu </w:t>
      </w:r>
      <w:r>
        <w:t>(</w:t>
      </w:r>
      <w:proofErr w:type="spellStart"/>
      <w:r w:rsidRPr="004A5752">
        <w:rPr>
          <w:rFonts w:ascii="Courier New" w:hAnsi="Courier New" w:cs="Courier New"/>
        </w:rPr>
        <w:t>JMenuItem</w:t>
      </w:r>
      <w:proofErr w:type="spellEnd"/>
      <w:r>
        <w:t xml:space="preserve">) </w:t>
      </w:r>
      <w:r w:rsidRPr="004A5752">
        <w:t xml:space="preserve">que é exibido quando o usuário seleciona um item no </w:t>
      </w:r>
      <w:proofErr w:type="spellStart"/>
      <w:r w:rsidRPr="004A5752">
        <w:rPr>
          <w:rFonts w:ascii="Courier New" w:hAnsi="Courier New" w:cs="Courier New"/>
        </w:rPr>
        <w:t>JMenuBar</w:t>
      </w:r>
      <w:proofErr w:type="spellEnd"/>
      <w:r w:rsidRPr="004A5752">
        <w:t xml:space="preserve">. Além de itens do menu, </w:t>
      </w:r>
      <w:r>
        <w:t>o</w:t>
      </w:r>
      <w:r w:rsidRPr="004A5752">
        <w:t xml:space="preserve"> </w:t>
      </w:r>
      <w:proofErr w:type="spellStart"/>
      <w:r w:rsidRPr="004A5752">
        <w:rPr>
          <w:rFonts w:ascii="Courier New" w:hAnsi="Courier New" w:cs="Courier New"/>
        </w:rPr>
        <w:t>JMenu</w:t>
      </w:r>
      <w:proofErr w:type="spellEnd"/>
      <w:r>
        <w:t xml:space="preserve"> também pode conter separadores</w:t>
      </w:r>
      <w:r w:rsidRPr="004A5752">
        <w:t>.</w:t>
      </w:r>
    </w:p>
    <w:p w14:paraId="5A264906" w14:textId="77777777" w:rsidR="0045333D" w:rsidRPr="0045333D" w:rsidRDefault="0045333D" w:rsidP="0045333D"/>
    <w:p w14:paraId="09CC4938" w14:textId="77777777" w:rsidR="00297944" w:rsidRPr="00FE7F33" w:rsidRDefault="00FE7F33" w:rsidP="00FE7F33">
      <w:pPr>
        <w:pStyle w:val="Ttulo5"/>
      </w:pPr>
      <w:r>
        <w:t xml:space="preserve">1.3.4.10 - </w:t>
      </w:r>
      <w:proofErr w:type="spellStart"/>
      <w:r>
        <w:t>JMenuItem</w:t>
      </w:r>
      <w:proofErr w:type="spellEnd"/>
    </w:p>
    <w:p w14:paraId="7D219B3E" w14:textId="77777777" w:rsidR="00EA4125" w:rsidRDefault="004A5752" w:rsidP="004A5752">
      <w:r w:rsidRPr="004A5752">
        <w:t xml:space="preserve">Um item de menu é essencialmente um botão </w:t>
      </w:r>
      <w:r>
        <w:t>posicionado</w:t>
      </w:r>
      <w:r w:rsidRPr="004A5752">
        <w:t xml:space="preserve"> em uma lista. Quando o usuário seleciona o "botão", é executada a ação associada ao item de menu</w:t>
      </w:r>
      <w:r>
        <w:t>.</w:t>
      </w:r>
    </w:p>
    <w:p w14:paraId="0D4D98AE" w14:textId="77777777" w:rsidR="007F09FD" w:rsidRDefault="0022339A" w:rsidP="00362EC6">
      <w:pPr>
        <w:pStyle w:val="Ttulo4"/>
      </w:pPr>
      <w:r>
        <w:t xml:space="preserve">1.3.4 - </w:t>
      </w:r>
      <w:r w:rsidR="007F09FD" w:rsidRPr="007F09FD">
        <w:t>Inserindo elementos na tela</w:t>
      </w:r>
    </w:p>
    <w:p w14:paraId="74E70820" w14:textId="77777777" w:rsidR="008C754D" w:rsidRPr="007F09FD" w:rsidRDefault="008C754D" w:rsidP="008C754D">
      <w:r>
        <w:t xml:space="preserve">Antes de inserirmos os elementos na </w:t>
      </w:r>
      <w:r w:rsidRPr="008C754D">
        <w:rPr>
          <w:b/>
        </w:rPr>
        <w:t>área de trabalho</w:t>
      </w:r>
      <w:r>
        <w:t xml:space="preserve"> do Interface </w:t>
      </w:r>
      <w:proofErr w:type="spellStart"/>
      <w:r>
        <w:t>Builder</w:t>
      </w:r>
      <w:proofErr w:type="spellEnd"/>
      <w:r>
        <w:t xml:space="preserve">, você pode ajustar o tamanho da área de trabalho clicando e arrastando as bordas do </w:t>
      </w:r>
      <w:proofErr w:type="spellStart"/>
      <w:r w:rsidRPr="008C754D">
        <w:rPr>
          <w:rFonts w:ascii="Courier New" w:hAnsi="Courier New" w:cs="Courier New"/>
          <w:szCs w:val="22"/>
        </w:rPr>
        <w:t>JDialog</w:t>
      </w:r>
      <w:proofErr w:type="spellEnd"/>
      <w:r>
        <w:t xml:space="preserve"> (que é o componente que já está inserido na área de trabalho).</w:t>
      </w:r>
    </w:p>
    <w:p w14:paraId="5E2FA750" w14:textId="77777777" w:rsidR="008C754D" w:rsidRDefault="008C754D" w:rsidP="00362EC6">
      <w:r>
        <w:t>Para</w:t>
      </w:r>
      <w:r w:rsidR="007F09FD" w:rsidRPr="007F09FD">
        <w:t xml:space="preserve"> </w:t>
      </w:r>
      <w:r>
        <w:t xml:space="preserve">a </w:t>
      </w:r>
      <w:r w:rsidR="007F09FD" w:rsidRPr="007F09FD">
        <w:t>tela</w:t>
      </w:r>
      <w:r>
        <w:t xml:space="preserve"> </w:t>
      </w:r>
      <w:proofErr w:type="spellStart"/>
      <w:ins w:id="42" w:author="Willian" w:date="2016-07-25T01:08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43" w:author="Willian" w:date="2016-07-25T01:08:00Z">
        <w:r w:rsidRPr="008C754D" w:rsidDel="002A71FD">
          <w:rPr>
            <w:rFonts w:ascii="Courier New" w:hAnsi="Courier New" w:cs="Courier New"/>
            <w:szCs w:val="22"/>
          </w:rPr>
          <w:delText>RegisterOrEditView</w:delText>
        </w:r>
        <w:r w:rsidR="007F09FD" w:rsidRPr="007F09FD" w:rsidDel="002A71FD">
          <w:delText xml:space="preserve"> </w:delText>
        </w:r>
      </w:del>
      <w:r w:rsidR="007F09FD" w:rsidRPr="007F09FD">
        <w:t xml:space="preserve">iremos precisar de quatro </w:t>
      </w:r>
      <w:proofErr w:type="spellStart"/>
      <w:r w:rsidR="007F09FD" w:rsidRPr="00023890">
        <w:rPr>
          <w:rFonts w:ascii="Courier New" w:hAnsi="Courier New" w:cs="Courier New"/>
          <w:szCs w:val="22"/>
        </w:rPr>
        <w:t>JLabel</w:t>
      </w:r>
      <w:proofErr w:type="spellEnd"/>
      <w:r w:rsidR="007F09FD" w:rsidRPr="007F09FD">
        <w:t xml:space="preserve"> (</w:t>
      </w:r>
      <w:proofErr w:type="spellStart"/>
      <w:r w:rsidR="007F09FD" w:rsidRPr="007F09FD">
        <w:t>Label</w:t>
      </w:r>
      <w:proofErr w:type="spellEnd"/>
      <w:r w:rsidR="007F09FD" w:rsidRPr="007F09FD">
        <w:t xml:space="preserve">), três </w:t>
      </w:r>
      <w:proofErr w:type="spellStart"/>
      <w:r w:rsidR="007F09FD" w:rsidRPr="00023890">
        <w:rPr>
          <w:rFonts w:ascii="Courier New" w:hAnsi="Courier New" w:cs="Courier New"/>
          <w:szCs w:val="22"/>
        </w:rPr>
        <w:t>JTextField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r w:rsidR="007F09FD" w:rsidRPr="007F09FD">
        <w:t>(Campo de texto)</w:t>
      </w:r>
      <w:r w:rsidR="00105DBF">
        <w:rPr>
          <w:color w:val="FF0000"/>
        </w:rPr>
        <w:t>,</w:t>
      </w:r>
      <w:r w:rsidR="007F09FD" w:rsidRPr="007F09FD">
        <w:t xml:space="preserve"> dois </w:t>
      </w:r>
      <w:proofErr w:type="spellStart"/>
      <w:r w:rsidR="007F09FD" w:rsidRPr="00023890">
        <w:rPr>
          <w:rFonts w:ascii="Courier New" w:hAnsi="Courier New" w:cs="Courier New"/>
          <w:szCs w:val="22"/>
        </w:rPr>
        <w:t>JButton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r w:rsidR="007F09FD" w:rsidRPr="007F09FD">
        <w:t xml:space="preserve">(Botão) e um </w:t>
      </w:r>
      <w:proofErr w:type="spellStart"/>
      <w:r w:rsidR="007F09FD" w:rsidRPr="00023890">
        <w:rPr>
          <w:rFonts w:ascii="Courier New" w:hAnsi="Courier New" w:cs="Courier New"/>
          <w:szCs w:val="22"/>
        </w:rPr>
        <w:t>JComboBox</w:t>
      </w:r>
      <w:proofErr w:type="spellEnd"/>
      <w:r w:rsidR="00297944">
        <w:rPr>
          <w:rFonts w:ascii="Courier New" w:hAnsi="Courier New" w:cs="Courier New"/>
          <w:szCs w:val="22"/>
        </w:rPr>
        <w:t xml:space="preserve"> </w:t>
      </w:r>
      <w:r w:rsidR="007F09FD" w:rsidRPr="007F09FD">
        <w:t>(</w:t>
      </w:r>
      <w:proofErr w:type="spellStart"/>
      <w:r w:rsidR="007F09FD" w:rsidRPr="007F09FD">
        <w:t>Combobox</w:t>
      </w:r>
      <w:proofErr w:type="spellEnd"/>
      <w:r w:rsidR="007F09FD" w:rsidRPr="007F09FD">
        <w:t xml:space="preserve">). </w:t>
      </w:r>
      <w:r>
        <w:t xml:space="preserve">Visite a </w:t>
      </w:r>
      <w:r w:rsidRPr="008C754D">
        <w:rPr>
          <w:b/>
        </w:rPr>
        <w:t>Paleta</w:t>
      </w:r>
      <w:r>
        <w:t xml:space="preserve"> e insira estes componentes no </w:t>
      </w:r>
      <w:proofErr w:type="spellStart"/>
      <w:r w:rsidRPr="008C754D">
        <w:rPr>
          <w:rFonts w:ascii="Courier New" w:hAnsi="Courier New" w:cs="Courier New"/>
          <w:szCs w:val="22"/>
        </w:rPr>
        <w:t>JDialog</w:t>
      </w:r>
      <w:proofErr w:type="spellEnd"/>
      <w:r>
        <w:rPr>
          <w:rFonts w:ascii="Courier New" w:hAnsi="Courier New" w:cs="Courier New"/>
          <w:szCs w:val="22"/>
        </w:rPr>
        <w:t xml:space="preserve"> </w:t>
      </w:r>
      <w:r>
        <w:rPr>
          <w:rFonts w:cs="Courier New"/>
          <w:szCs w:val="22"/>
        </w:rPr>
        <w:t xml:space="preserve">clicando e arrastando o componente da Paleta e soltando no </w:t>
      </w:r>
      <w:proofErr w:type="spellStart"/>
      <w:r w:rsidRPr="008C754D">
        <w:rPr>
          <w:rFonts w:ascii="Courier New" w:hAnsi="Courier New" w:cs="Courier New"/>
          <w:szCs w:val="22"/>
        </w:rPr>
        <w:t>JDialog</w:t>
      </w:r>
      <w:proofErr w:type="spellEnd"/>
      <w:r>
        <w:t>.</w:t>
      </w:r>
    </w:p>
    <w:p w14:paraId="65329348" w14:textId="77777777" w:rsidR="00E04EBF" w:rsidRDefault="00E04EBF" w:rsidP="00362EC6">
      <w:pPr>
        <w:rPr>
          <w:rFonts w:ascii="Times New Roman" w:hAnsi="Times New Roman"/>
        </w:rPr>
      </w:pPr>
    </w:p>
    <w:p w14:paraId="60492E96" w14:textId="77777777" w:rsidR="00672126" w:rsidRDefault="00672126" w:rsidP="00672126">
      <w:pPr>
        <w:pStyle w:val="Ttulo4"/>
      </w:pPr>
      <w:r>
        <w:t>1.3.5 – Modificando as propriedades</w:t>
      </w:r>
    </w:p>
    <w:p w14:paraId="728D0CE0" w14:textId="77777777" w:rsidR="00987DC3" w:rsidRDefault="00987DC3" w:rsidP="00987DC3">
      <w:r>
        <w:t xml:space="preserve">No painel de propriedades (item 5 da Figura 5.12) podemos alterar diversas propriedades de um componente. Por exemplo, para alterar o texto da </w:t>
      </w:r>
      <w:proofErr w:type="spellStart"/>
      <w:r w:rsidRPr="00987DC3">
        <w:rPr>
          <w:rFonts w:ascii="Courier New" w:hAnsi="Courier New" w:cs="Courier New"/>
          <w:szCs w:val="22"/>
        </w:rPr>
        <w:t>JLabel</w:t>
      </w:r>
      <w:proofErr w:type="spellEnd"/>
      <w:r>
        <w:t xml:space="preserve">, basta selecioná-la, localizar o atributo </w:t>
      </w:r>
      <w:proofErr w:type="spellStart"/>
      <w:r w:rsidRPr="00987DC3">
        <w:rPr>
          <w:rFonts w:ascii="Courier New" w:hAnsi="Courier New" w:cs="Courier New"/>
          <w:szCs w:val="22"/>
        </w:rPr>
        <w:t>text</w:t>
      </w:r>
      <w:proofErr w:type="spellEnd"/>
      <w:r>
        <w:t xml:space="preserve"> e alterá-lo, vide imagem abaixo:</w:t>
      </w:r>
    </w:p>
    <w:p w14:paraId="2833EC28" w14:textId="77777777" w:rsidR="00987DC3" w:rsidRDefault="00987DC3" w:rsidP="00987DC3"/>
    <w:p w14:paraId="6AF77AE4" w14:textId="77777777" w:rsidR="00987DC3" w:rsidRDefault="00987DC3" w:rsidP="00987DC3"/>
    <w:p w14:paraId="33327E28" w14:textId="77777777" w:rsidR="00987DC3" w:rsidRDefault="00987DC3" w:rsidP="00987DC3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1A903C1" wp14:editId="4C01A6A1">
            <wp:extent cx="2864022" cy="2991432"/>
            <wp:effectExtent l="0" t="0" r="0" b="0"/>
            <wp:docPr id="44" name="Imagem 44" descr="../../../../../Desktop/Captura%20de%20Tela%202016-07-21%20às%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Captura%20de%20Tela%202016-07-21%20às%20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9" cy="299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8BCA" w14:textId="77777777" w:rsidR="00672126" w:rsidRDefault="00987DC3" w:rsidP="00987DC3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>
          <w:rPr>
            <w:noProof/>
          </w:rPr>
          <w:t>13</w:t>
        </w:r>
      </w:fldSimple>
      <w:r>
        <w:t xml:space="preserve"> </w:t>
      </w:r>
      <w:r w:rsidR="00CA7023">
        <w:t>–</w:t>
      </w:r>
      <w:r>
        <w:t xml:space="preserve"> </w:t>
      </w:r>
      <w:r w:rsidR="00CA7023">
        <w:t xml:space="preserve">Propriedade </w:t>
      </w:r>
      <w:proofErr w:type="spellStart"/>
      <w:r w:rsidR="00CA7023">
        <w:t>text</w:t>
      </w:r>
      <w:proofErr w:type="spellEnd"/>
      <w:r w:rsidR="00CA7023">
        <w:t xml:space="preserve"> no painel de propriedades</w:t>
      </w:r>
    </w:p>
    <w:p w14:paraId="35E59442" w14:textId="77777777" w:rsidR="00987DC3" w:rsidRDefault="00987DC3" w:rsidP="00987DC3">
      <w:pPr>
        <w:jc w:val="center"/>
        <w:rPr>
          <w:rFonts w:ascii="Times New Roman" w:hAnsi="Times New Roman"/>
        </w:rPr>
      </w:pPr>
    </w:p>
    <w:p w14:paraId="43757394" w14:textId="77777777" w:rsidR="00987DC3" w:rsidRDefault="00CA7023" w:rsidP="00CA7023">
      <w:r>
        <w:t xml:space="preserve">Agora que aprendemos alterar as propriedades, altere o texto de todas as quatro </w:t>
      </w:r>
      <w:proofErr w:type="spellStart"/>
      <w:r>
        <w:t>labels</w:t>
      </w:r>
      <w:proofErr w:type="spellEnd"/>
      <w:r>
        <w:t xml:space="preserve"> inseridas para corresponder as </w:t>
      </w:r>
      <w:proofErr w:type="spellStart"/>
      <w:r>
        <w:t>labels</w:t>
      </w:r>
      <w:proofErr w:type="spellEnd"/>
      <w:r>
        <w:t xml:space="preserve"> da imagem abaixo:</w:t>
      </w:r>
    </w:p>
    <w:p w14:paraId="0BDFD92C" w14:textId="77777777" w:rsidR="00CA7023" w:rsidRDefault="00CA7023" w:rsidP="00CA7023"/>
    <w:p w14:paraId="259B2FBF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76624C12" wp14:editId="340D5530">
            <wp:extent cx="4227055" cy="2616346"/>
            <wp:effectExtent l="0" t="0" r="0" b="0"/>
            <wp:docPr id="10" name="Imagem 10" descr="imgs/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s/p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07" cy="262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8628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14</w:t>
        </w:r>
      </w:fldSimple>
      <w:r w:rsidR="00023890">
        <w:rPr>
          <w:noProof/>
        </w:rPr>
        <w:t xml:space="preserve"> – Organização das Labels</w:t>
      </w:r>
    </w:p>
    <w:p w14:paraId="49BE8938" w14:textId="77777777" w:rsidR="00E04EBF" w:rsidRDefault="00E04EBF" w:rsidP="00362EC6">
      <w:pPr>
        <w:rPr>
          <w:rFonts w:ascii="Times New Roman" w:hAnsi="Times New Roman"/>
        </w:rPr>
      </w:pPr>
    </w:p>
    <w:p w14:paraId="2DA2F745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Altere o atributo </w:t>
      </w:r>
      <w:proofErr w:type="spellStart"/>
      <w:r w:rsidRPr="00023890">
        <w:rPr>
          <w:rFonts w:ascii="Courier New" w:hAnsi="Courier New" w:cs="Courier New"/>
          <w:szCs w:val="22"/>
        </w:rPr>
        <w:t>text</w:t>
      </w:r>
      <w:proofErr w:type="spellEnd"/>
      <w:r w:rsidRPr="007F09FD">
        <w:t xml:space="preserve"> de cada </w:t>
      </w:r>
      <w:proofErr w:type="spellStart"/>
      <w:r w:rsidRPr="00023890">
        <w:rPr>
          <w:rFonts w:ascii="Courier New" w:hAnsi="Courier New" w:cs="Courier New"/>
          <w:szCs w:val="22"/>
        </w:rPr>
        <w:t>JButton</w:t>
      </w:r>
      <w:proofErr w:type="spellEnd"/>
      <w:r w:rsidRPr="007F09FD">
        <w:t xml:space="preserve"> </w:t>
      </w:r>
      <w:r w:rsidR="00CA7023">
        <w:t xml:space="preserve">também </w:t>
      </w:r>
      <w:r w:rsidRPr="007F09FD">
        <w:t>e organize-os:</w:t>
      </w:r>
    </w:p>
    <w:p w14:paraId="5FF4E84F" w14:textId="77777777" w:rsidR="00E04EBF" w:rsidRDefault="00E04EBF" w:rsidP="00362EC6">
      <w:pPr>
        <w:rPr>
          <w:rFonts w:ascii="Times New Roman" w:hAnsi="Times New Roman"/>
        </w:rPr>
      </w:pPr>
    </w:p>
    <w:p w14:paraId="5180FB29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E89D5A5" wp14:editId="08D61886">
            <wp:extent cx="4036280" cy="2498265"/>
            <wp:effectExtent l="0" t="0" r="2540" b="0"/>
            <wp:docPr id="11" name="Imagem 11" descr="imgs/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s/p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69" cy="250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3347" w14:textId="77777777" w:rsidR="00E04EBF" w:rsidDel="00D74C97" w:rsidRDefault="00680BFE" w:rsidP="00680BFE">
      <w:pPr>
        <w:pStyle w:val="Legenda"/>
        <w:jc w:val="center"/>
        <w:rPr>
          <w:del w:id="44" w:author="Willian" w:date="2016-07-25T00:04:00Z"/>
          <w:rFonts w:ascii="Times New Roman" w:hAnsi="Times New Roman"/>
        </w:rPr>
      </w:pPr>
      <w:r>
        <w:t xml:space="preserve">Figura 5. </w:t>
      </w:r>
      <w:r w:rsidR="009210C8">
        <w:rPr>
          <w:i w:val="0"/>
          <w:iCs w:val="0"/>
        </w:rPr>
        <w:fldChar w:fldCharType="begin"/>
      </w:r>
      <w:r w:rsidR="009210C8">
        <w:rPr>
          <w:i w:val="0"/>
          <w:iCs w:val="0"/>
        </w:rPr>
        <w:instrText xml:space="preserve"> SEQ Figura_5. \* ARABIC </w:instrText>
      </w:r>
      <w:r w:rsidR="009210C8">
        <w:rPr>
          <w:i w:val="0"/>
          <w:iCs w:val="0"/>
        </w:rPr>
        <w:fldChar w:fldCharType="separate"/>
      </w:r>
      <w:r w:rsidR="00987DC3">
        <w:rPr>
          <w:noProof/>
        </w:rPr>
        <w:t>15</w:t>
      </w:r>
      <w:r w:rsidR="009210C8">
        <w:rPr>
          <w:i w:val="0"/>
          <w:iCs w:val="0"/>
          <w:noProof/>
          <w:color w:val="auto"/>
          <w:sz w:val="22"/>
          <w:szCs w:val="24"/>
        </w:rPr>
        <w:fldChar w:fldCharType="end"/>
      </w:r>
      <w:r w:rsidR="00023890">
        <w:rPr>
          <w:noProof/>
        </w:rPr>
        <w:t xml:space="preserve"> – Organização dos Botõe</w:t>
      </w:r>
      <w:del w:id="45" w:author="Willian" w:date="2016-07-25T00:04:00Z">
        <w:r w:rsidR="00023890" w:rsidDel="00D74C97">
          <w:rPr>
            <w:noProof/>
          </w:rPr>
          <w:delText>s</w:delText>
        </w:r>
      </w:del>
    </w:p>
    <w:p w14:paraId="402C0D66" w14:textId="77777777" w:rsidR="00E04EBF" w:rsidRPr="004A5752" w:rsidDel="00D74C97" w:rsidRDefault="00E04EBF" w:rsidP="00362EC6">
      <w:pPr>
        <w:rPr>
          <w:del w:id="46" w:author="Willian" w:date="2016-07-25T00:04:00Z"/>
          <w:rFonts w:ascii="Times New Roman" w:hAnsi="Times New Roman"/>
          <w:i/>
        </w:rPr>
      </w:pPr>
    </w:p>
    <w:p w14:paraId="750ADD64" w14:textId="77777777" w:rsidR="004A5752" w:rsidRPr="004A5752" w:rsidRDefault="004A5752">
      <w:pPr>
        <w:pStyle w:val="Legenda"/>
        <w:jc w:val="center"/>
        <w:pPrChange w:id="47" w:author="Willian" w:date="2016-07-25T00:04:00Z">
          <w:pPr>
            <w:ind w:left="709"/>
          </w:pPr>
        </w:pPrChange>
      </w:pPr>
      <w:commentRangeStart w:id="48"/>
      <w:del w:id="49" w:author="Willian" w:date="2016-07-25T00:04:00Z">
        <w:r w:rsidRPr="004A5752" w:rsidDel="00D74C97">
          <w:delText xml:space="preserve">DICA: Para alterar o atributo </w:delText>
        </w:r>
        <w:r w:rsidRPr="004A5752" w:rsidDel="00D74C97">
          <w:rPr>
            <w:rFonts w:ascii="Courier New" w:hAnsi="Courier New" w:cs="Courier New"/>
            <w:szCs w:val="22"/>
          </w:rPr>
          <w:delText>text</w:delText>
        </w:r>
        <w:r w:rsidRPr="004A5752" w:rsidDel="00D74C97">
          <w:delText xml:space="preserve"> do botão</w:delText>
        </w:r>
        <w:commentRangeEnd w:id="48"/>
        <w:r w:rsidR="00967DAA" w:rsidDel="00D74C97">
          <w:rPr>
            <w:rStyle w:val="Refdecomentrio"/>
          </w:rPr>
          <w:commentReference w:id="48"/>
        </w:r>
      </w:del>
    </w:p>
    <w:p w14:paraId="3CDC2F47" w14:textId="77777777" w:rsidR="004A5752" w:rsidRDefault="004A5752" w:rsidP="00362EC6">
      <w:pPr>
        <w:rPr>
          <w:rFonts w:ascii="Times New Roman" w:hAnsi="Times New Roman"/>
        </w:rPr>
      </w:pPr>
    </w:p>
    <w:p w14:paraId="660E8AA3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Altere </w:t>
      </w:r>
      <w:ins w:id="50" w:author="Willian" w:date="2016-07-25T00:11:00Z">
        <w:r w:rsidR="00395ECC">
          <w:t xml:space="preserve">a propriedade </w:t>
        </w:r>
      </w:ins>
      <w:del w:id="51" w:author="Willian" w:date="2016-07-25T00:11:00Z">
        <w:r w:rsidRPr="007F09FD" w:rsidDel="00395ECC">
          <w:delText xml:space="preserve">o atributo </w:delText>
        </w:r>
      </w:del>
      <w:proofErr w:type="spellStart"/>
      <w:r w:rsidRPr="00023890">
        <w:rPr>
          <w:rFonts w:ascii="Courier New" w:hAnsi="Courier New" w:cs="Courier New"/>
          <w:szCs w:val="22"/>
        </w:rPr>
        <w:t>text</w:t>
      </w:r>
      <w:proofErr w:type="spellEnd"/>
      <w:del w:id="52" w:author="Willian" w:date="2016-07-25T00:08:00Z">
        <w:r w:rsidRPr="007F09FD" w:rsidDel="00D74C97">
          <w:delText xml:space="preserve"> </w:delText>
        </w:r>
      </w:del>
      <w:del w:id="53" w:author="Willian" w:date="2016-07-25T00:07:00Z">
        <w:r w:rsidRPr="007F09FD" w:rsidDel="00D74C97">
          <w:delText>de</w:delText>
        </w:r>
      </w:del>
      <w:r w:rsidRPr="007F09FD">
        <w:t xml:space="preserve"> cada </w:t>
      </w:r>
      <w:proofErr w:type="spellStart"/>
      <w:r w:rsidRPr="00023890">
        <w:rPr>
          <w:rFonts w:ascii="Courier New" w:hAnsi="Courier New" w:cs="Courier New"/>
          <w:szCs w:val="22"/>
        </w:rPr>
        <w:t>JTextField</w:t>
      </w:r>
      <w:proofErr w:type="spellEnd"/>
      <w:r w:rsidRPr="007F09FD">
        <w:t xml:space="preserve"> e deixe-os </w:t>
      </w:r>
      <w:r w:rsidR="00DF2314">
        <w:t>vazios, sem texto algum</w:t>
      </w:r>
      <w:r w:rsidRPr="007F09FD">
        <w:t xml:space="preserve"> e organize-os</w:t>
      </w:r>
      <w:r w:rsidR="00DF2314">
        <w:t xml:space="preserve"> para corresponder coma a imagem abaixo</w:t>
      </w:r>
      <w:r w:rsidRPr="007F09FD">
        <w:t>:</w:t>
      </w:r>
    </w:p>
    <w:p w14:paraId="56E972DE" w14:textId="77777777" w:rsidR="00E04EBF" w:rsidRDefault="00E04EBF" w:rsidP="00362EC6">
      <w:pPr>
        <w:rPr>
          <w:rFonts w:ascii="Times New Roman" w:hAnsi="Times New Roman"/>
        </w:rPr>
      </w:pPr>
    </w:p>
    <w:p w14:paraId="54E89ED1" w14:textId="77777777" w:rsidR="00E04EBF" w:rsidRDefault="00E04EBF" w:rsidP="00362EC6">
      <w:pPr>
        <w:rPr>
          <w:rFonts w:ascii="Times New Roman" w:hAnsi="Times New Roman"/>
        </w:rPr>
      </w:pPr>
    </w:p>
    <w:p w14:paraId="7B218E8A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187790A4" wp14:editId="3DF4B3C0">
            <wp:extent cx="4053028" cy="2533918"/>
            <wp:effectExtent l="0" t="0" r="11430" b="6350"/>
            <wp:docPr id="12" name="Imagem 12" descr="imgs/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s/p1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26" cy="254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436F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16</w:t>
        </w:r>
      </w:fldSimple>
      <w:r w:rsidR="00023890">
        <w:rPr>
          <w:noProof/>
        </w:rPr>
        <w:t xml:space="preserve"> – Organização dos Campos de Textos e Combobox</w:t>
      </w:r>
    </w:p>
    <w:p w14:paraId="5B35EA8A" w14:textId="77777777" w:rsidR="00D74C97" w:rsidRPr="00395ECC" w:rsidRDefault="00D74C97">
      <w:pPr>
        <w:ind w:left="567"/>
        <w:rPr>
          <w:ins w:id="54" w:author="Willian" w:date="2016-07-25T00:08:00Z"/>
          <w:i/>
          <w:rPrChange w:id="55" w:author="Willian" w:date="2016-07-25T00:12:00Z">
            <w:rPr>
              <w:ins w:id="56" w:author="Willian" w:date="2016-07-25T00:08:00Z"/>
            </w:rPr>
          </w:rPrChange>
        </w:rPr>
        <w:pPrChange w:id="57" w:author="Willian" w:date="2016-07-25T00:12:00Z">
          <w:pPr/>
        </w:pPrChange>
      </w:pPr>
      <w:ins w:id="58" w:author="Willian" w:date="2016-07-25T00:08:00Z">
        <w:r w:rsidRPr="00395ECC">
          <w:rPr>
            <w:i/>
            <w:rPrChange w:id="59" w:author="Willian" w:date="2016-07-25T00:12:00Z">
              <w:rPr/>
            </w:rPrChange>
          </w:rPr>
          <w:t>DICA:</w:t>
        </w:r>
      </w:ins>
      <w:ins w:id="60" w:author="Willian" w:date="2016-07-25T00:11:00Z">
        <w:r w:rsidR="00395ECC" w:rsidRPr="00395ECC">
          <w:rPr>
            <w:i/>
            <w:rPrChange w:id="61" w:author="Willian" w:date="2016-07-25T00:12:00Z">
              <w:rPr/>
            </w:rPrChange>
          </w:rPr>
          <w:t xml:space="preserve"> Para alterar qualquer propriedade de algum componente do Swing basta selecion</w:t>
        </w:r>
      </w:ins>
      <w:ins w:id="62" w:author="Willian" w:date="2016-07-25T00:12:00Z">
        <w:r w:rsidR="00395ECC" w:rsidRPr="00395ECC">
          <w:rPr>
            <w:i/>
            <w:rPrChange w:id="63" w:author="Willian" w:date="2016-07-25T00:12:00Z">
              <w:rPr/>
            </w:rPrChange>
          </w:rPr>
          <w:t>á-lo e alterar a propriedade no painel de propriedades.</w:t>
        </w:r>
      </w:ins>
    </w:p>
    <w:p w14:paraId="3E739B95" w14:textId="77777777" w:rsidR="00D74C97" w:rsidRDefault="00D74C97" w:rsidP="00362EC6">
      <w:pPr>
        <w:rPr>
          <w:ins w:id="64" w:author="Willian" w:date="2016-07-25T00:08:00Z"/>
        </w:rPr>
      </w:pPr>
    </w:p>
    <w:p w14:paraId="742468BC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Por fim organize o </w:t>
      </w:r>
      <w:proofErr w:type="spellStart"/>
      <w:r w:rsidRPr="00023890">
        <w:rPr>
          <w:rFonts w:ascii="Courier New" w:hAnsi="Courier New" w:cs="Courier New"/>
          <w:szCs w:val="22"/>
        </w:rPr>
        <w:t>JCombox</w:t>
      </w:r>
      <w:proofErr w:type="spellEnd"/>
      <w:r w:rsidRPr="007F09FD">
        <w:t>. Sua tela deverá se parecer com esta:</w:t>
      </w:r>
    </w:p>
    <w:p w14:paraId="33D2EAAF" w14:textId="77777777" w:rsidR="00E04EBF" w:rsidRDefault="00E04EBF" w:rsidP="00362EC6">
      <w:pPr>
        <w:rPr>
          <w:rFonts w:ascii="Times New Roman" w:hAnsi="Times New Roman"/>
        </w:rPr>
      </w:pPr>
    </w:p>
    <w:p w14:paraId="3D82151D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FA0B439" wp14:editId="032EE8FE">
            <wp:extent cx="3932392" cy="2409429"/>
            <wp:effectExtent l="0" t="0" r="5080" b="3810"/>
            <wp:docPr id="13" name="Imagem 13" descr="imgs/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s/p1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326" cy="243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D5B2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17</w:t>
        </w:r>
      </w:fldSimple>
      <w:r w:rsidR="00023890">
        <w:rPr>
          <w:noProof/>
        </w:rPr>
        <w:t xml:space="preserve"> – Tela exibida em modo Preview</w:t>
      </w:r>
    </w:p>
    <w:p w14:paraId="7DC2F789" w14:textId="77777777" w:rsidR="00E04EBF" w:rsidRDefault="00B84538" w:rsidP="00B84538">
      <w:r>
        <w:t xml:space="preserve">Por enquanto não se preocupe com o conteúdo do </w:t>
      </w:r>
      <w:proofErr w:type="spellStart"/>
      <w:r w:rsidRPr="00B84538">
        <w:rPr>
          <w:rFonts w:ascii="Courier New" w:hAnsi="Courier New" w:cs="Courier New"/>
        </w:rPr>
        <w:t>JComboBox</w:t>
      </w:r>
      <w:proofErr w:type="spellEnd"/>
      <w:r>
        <w:t>. Ensinaremos futuramente.</w:t>
      </w:r>
    </w:p>
    <w:p w14:paraId="3B9F35DC" w14:textId="77777777" w:rsidR="00B84538" w:rsidRDefault="00B84538" w:rsidP="00362EC6"/>
    <w:p w14:paraId="65E212C2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Visualize</w:t>
      </w:r>
      <w:r w:rsidR="00967DAA">
        <w:t xml:space="preserve"> o resultado</w:t>
      </w:r>
      <w:r w:rsidRPr="007F09FD">
        <w:t xml:space="preserve"> clicando no </w:t>
      </w:r>
      <w:commentRangeStart w:id="65"/>
      <w:commentRangeStart w:id="66"/>
      <w:r w:rsidR="00E04EBF" w:rsidRPr="007F09FD">
        <w:t>ícone</w:t>
      </w:r>
      <w:commentRangeEnd w:id="65"/>
      <w:r w:rsidR="00967DAA">
        <w:rPr>
          <w:rStyle w:val="Refdecomentrio"/>
        </w:rPr>
        <w:commentReference w:id="65"/>
      </w:r>
      <w:commentRangeEnd w:id="66"/>
      <w:r w:rsidR="00395ECC">
        <w:rPr>
          <w:rStyle w:val="Refdecomentrio"/>
        </w:rPr>
        <w:commentReference w:id="66"/>
      </w:r>
      <w:r w:rsidRPr="007F09FD">
        <w:t xml:space="preserve"> </w:t>
      </w:r>
      <w:ins w:id="67" w:author="Willian" w:date="2016-07-25T00:13:00Z">
        <w:r w:rsidR="00395ECC">
          <w:t xml:space="preserve"> </w:t>
        </w:r>
        <w:proofErr w:type="spellStart"/>
        <w:r w:rsidR="00395ECC">
          <w:t>Preview</w:t>
        </w:r>
        <w:proofErr w:type="spellEnd"/>
        <w:r w:rsidR="00395ECC">
          <w:t xml:space="preserve"> </w:t>
        </w:r>
      </w:ins>
      <w:r w:rsidRPr="007F09FD">
        <w:t>da aba 3.</w:t>
      </w:r>
    </w:p>
    <w:p w14:paraId="2CF69483" w14:textId="77777777" w:rsidR="00680BFE" w:rsidRDefault="00E04EBF" w:rsidP="00680BFE">
      <w:pPr>
        <w:pStyle w:val="Ttulo4"/>
        <w:keepNext/>
        <w:jc w:val="center"/>
      </w:pPr>
      <w:r>
        <w:rPr>
          <w:i/>
          <w:noProof/>
        </w:rPr>
        <w:drawing>
          <wp:inline distT="0" distB="0" distL="0" distR="0" wp14:anchorId="39AD1C89" wp14:editId="412C7975">
            <wp:extent cx="5622760" cy="322318"/>
            <wp:effectExtent l="25400" t="25400" r="16510" b="336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s/p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7234" r="1082" b="6039"/>
                    <a:stretch/>
                  </pic:blipFill>
                  <pic:spPr bwMode="auto">
                    <a:xfrm>
                      <a:off x="0" y="0"/>
                      <a:ext cx="5896264" cy="33799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C3EFC" w14:textId="77777777" w:rsidR="00E04EBF" w:rsidRPr="00E04EBF" w:rsidRDefault="00680BFE" w:rsidP="00680BFE">
      <w:pPr>
        <w:pStyle w:val="Legenda"/>
        <w:jc w:val="center"/>
        <w:rPr>
          <w:i w:val="0"/>
        </w:rPr>
      </w:pPr>
      <w:r>
        <w:t xml:space="preserve">Figura 5. </w:t>
      </w:r>
      <w:fldSimple w:instr=" SEQ Figura_5. \* ARABIC ">
        <w:r w:rsidR="00987DC3">
          <w:rPr>
            <w:noProof/>
          </w:rPr>
          <w:t>18</w:t>
        </w:r>
      </w:fldSimple>
      <w:r w:rsidR="00023890">
        <w:rPr>
          <w:noProof/>
        </w:rPr>
        <w:t xml:space="preserve"> – Ícone de Preview</w:t>
      </w:r>
    </w:p>
    <w:p w14:paraId="0CF8F16A" w14:textId="77777777" w:rsidR="00E04EBF" w:rsidRDefault="00E04EBF" w:rsidP="00362EC6">
      <w:pPr>
        <w:pStyle w:val="Ttulo4"/>
      </w:pPr>
    </w:p>
    <w:p w14:paraId="455214E6" w14:textId="77777777" w:rsidR="005A48A6" w:rsidRDefault="00912E37" w:rsidP="005A48A6">
      <w:pPr>
        <w:pStyle w:val="Ttulo3"/>
      </w:pPr>
      <w:r>
        <w:t xml:space="preserve">1.4 - </w:t>
      </w:r>
      <w:r w:rsidR="005A48A6">
        <w:t>Revisão</w:t>
      </w:r>
    </w:p>
    <w:p w14:paraId="78F88787" w14:textId="77777777" w:rsidR="005A48A6" w:rsidRDefault="005A48A6" w:rsidP="005A48A6">
      <w:r w:rsidRPr="007F09FD">
        <w:t xml:space="preserve">Descobrimos que o Java pode ser um pouco mais charmoso. Utilizando a biblioteca Swing podemos criar telas de nível profissional e deixar nossos sistemas um pouco mais atraente. Vimos que a fase de prototipagem e </w:t>
      </w:r>
      <w:proofErr w:type="spellStart"/>
      <w:r w:rsidRPr="007F09FD">
        <w:t>mockups</w:t>
      </w:r>
      <w:proofErr w:type="spellEnd"/>
      <w:r w:rsidRPr="007F09FD">
        <w:t xml:space="preserve"> podem esclarecer a mente do desenvolvedor na hora de entender o propósito de um software e, por fim, aprendemos a compor telas utilizando o Interface </w:t>
      </w:r>
      <w:proofErr w:type="spellStart"/>
      <w:r w:rsidRPr="007F09FD">
        <w:t>Builder</w:t>
      </w:r>
      <w:proofErr w:type="spellEnd"/>
      <w:r w:rsidRPr="007F09FD">
        <w:t xml:space="preserve"> do Netbeans.</w:t>
      </w:r>
    </w:p>
    <w:p w14:paraId="71744D49" w14:textId="77777777" w:rsidR="005A48A6" w:rsidRDefault="005A48A6" w:rsidP="005A48A6">
      <w:pPr>
        <w:pStyle w:val="Ttulo3"/>
      </w:pPr>
    </w:p>
    <w:p w14:paraId="15C5E47B" w14:textId="77777777" w:rsidR="005A48A6" w:rsidRDefault="00912E37" w:rsidP="005A48A6">
      <w:pPr>
        <w:pStyle w:val="Ttulo3"/>
      </w:pPr>
      <w:r>
        <w:t xml:space="preserve">1.5 - </w:t>
      </w:r>
      <w:r w:rsidR="005A48A6">
        <w:t>Exercícios</w:t>
      </w:r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0"/>
        <w:gridCol w:w="7020"/>
      </w:tblGrid>
      <w:tr w:rsidR="005A48A6" w:rsidRPr="008A4808" w14:paraId="3886CFE9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AF901" w14:textId="77777777" w:rsidR="005A48A6" w:rsidRPr="008A4808" w:rsidRDefault="005A48A6" w:rsidP="00912E37">
            <w:r w:rsidRPr="008A4808">
              <w:t>1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8F8FA6" w14:textId="77777777" w:rsidR="005A48A6" w:rsidRPr="008A4808" w:rsidRDefault="005A48A6" w:rsidP="00912E37">
            <w:r w:rsidRPr="008A4808">
              <w:t>Qual é o intuito dos protótipos?</w:t>
            </w:r>
          </w:p>
        </w:tc>
      </w:tr>
      <w:tr w:rsidR="005A48A6" w:rsidRPr="008A4808" w14:paraId="13E3E369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2FA1C" w14:textId="77777777" w:rsidR="005A48A6" w:rsidRPr="008A4808" w:rsidRDefault="005A48A6" w:rsidP="00912E37">
            <w:r w:rsidRPr="008A4808">
              <w:t>2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A1BD31" w14:textId="77777777" w:rsidR="005A48A6" w:rsidRPr="008A4808" w:rsidRDefault="005A48A6" w:rsidP="00912E37">
            <w:r w:rsidRPr="008A4808">
              <w:t xml:space="preserve">O que são os </w:t>
            </w:r>
            <w:proofErr w:type="spellStart"/>
            <w:r w:rsidRPr="008A4808">
              <w:t>Mockups</w:t>
            </w:r>
            <w:proofErr w:type="spellEnd"/>
            <w:r w:rsidRPr="008A4808">
              <w:t>?</w:t>
            </w:r>
          </w:p>
        </w:tc>
      </w:tr>
      <w:tr w:rsidR="005A48A6" w:rsidRPr="008A4808" w14:paraId="237D4887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7E81F" w14:textId="77777777" w:rsidR="005A48A6" w:rsidRPr="008A4808" w:rsidRDefault="005A48A6" w:rsidP="00912E37">
            <w:r w:rsidRPr="008A4808">
              <w:t>3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B0B0D8" w14:textId="77777777" w:rsidR="005A48A6" w:rsidRPr="008A4808" w:rsidRDefault="005A48A6" w:rsidP="00912E37">
            <w:r w:rsidRPr="008A4808">
              <w:t xml:space="preserve">Qual é o nível de detalhamento de um protótipo em comparação com os </w:t>
            </w:r>
            <w:proofErr w:type="spellStart"/>
            <w:r w:rsidRPr="008A4808">
              <w:t>Mockups</w:t>
            </w:r>
            <w:proofErr w:type="spellEnd"/>
            <w:r w:rsidRPr="008A4808">
              <w:t>?</w:t>
            </w:r>
          </w:p>
        </w:tc>
      </w:tr>
      <w:tr w:rsidR="005A48A6" w:rsidRPr="008A4808" w14:paraId="46687455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438C4" w14:textId="77777777" w:rsidR="005A48A6" w:rsidRPr="008A4808" w:rsidRDefault="005A48A6" w:rsidP="00912E37">
            <w:r w:rsidRPr="008A4808">
              <w:t>4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1262E2" w14:textId="77777777" w:rsidR="005A48A6" w:rsidRPr="008A4808" w:rsidRDefault="005A48A6" w:rsidP="00912E37">
            <w:r w:rsidRPr="008A4808">
              <w:t xml:space="preserve">O que deve ser levado em consideração antes de diagramarmos as classes das </w:t>
            </w:r>
            <w:proofErr w:type="spellStart"/>
            <w:r w:rsidRPr="008A4808">
              <w:t>views</w:t>
            </w:r>
            <w:proofErr w:type="spellEnd"/>
            <w:r w:rsidRPr="008A4808">
              <w:t>?</w:t>
            </w:r>
          </w:p>
        </w:tc>
      </w:tr>
      <w:tr w:rsidR="005A48A6" w:rsidRPr="008A4808" w14:paraId="523EBE28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3C103" w14:textId="77777777" w:rsidR="005A48A6" w:rsidRPr="008A4808" w:rsidRDefault="005A48A6" w:rsidP="00912E37">
            <w:r w:rsidRPr="008A4808">
              <w:t>5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506BA7" w14:textId="77777777" w:rsidR="005A48A6" w:rsidRPr="008A4808" w:rsidRDefault="005A48A6" w:rsidP="00912E37">
            <w:r w:rsidRPr="008A4808">
              <w:t>O que é o Swing? Existem outras bibliotecas com o mesmo intuito?</w:t>
            </w:r>
          </w:p>
        </w:tc>
      </w:tr>
      <w:tr w:rsidR="005A48A6" w:rsidRPr="008A4808" w14:paraId="2BCCE57E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1F23A" w14:textId="77777777" w:rsidR="005A48A6" w:rsidRPr="008A4808" w:rsidRDefault="005A48A6" w:rsidP="00912E37">
            <w:r w:rsidRPr="008A4808">
              <w:t>6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8671E9" w14:textId="77777777" w:rsidR="005A48A6" w:rsidRPr="008A4808" w:rsidRDefault="005A48A6" w:rsidP="00912E37">
            <w:r w:rsidRPr="008A4808">
              <w:t xml:space="preserve">O que é um Interface </w:t>
            </w:r>
            <w:proofErr w:type="spellStart"/>
            <w:r w:rsidRPr="008A4808">
              <w:t>Builder</w:t>
            </w:r>
            <w:proofErr w:type="spellEnd"/>
            <w:r w:rsidRPr="008A4808">
              <w:t>?</w:t>
            </w:r>
          </w:p>
        </w:tc>
      </w:tr>
      <w:tr w:rsidR="005A48A6" w:rsidRPr="008A4808" w14:paraId="1EA1D92A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CD130" w14:textId="77777777" w:rsidR="005A48A6" w:rsidRPr="008A4808" w:rsidRDefault="005A48A6" w:rsidP="00912E37">
            <w:r w:rsidRPr="008A4808">
              <w:t>7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42040B" w14:textId="77777777" w:rsidR="005A48A6" w:rsidRPr="008A4808" w:rsidRDefault="005A48A6" w:rsidP="00912E37">
            <w:r w:rsidRPr="008A4808">
              <w:t xml:space="preserve">Qual é a diferença entre o </w:t>
            </w:r>
            <w:proofErr w:type="spellStart"/>
            <w:r w:rsidRPr="00395ECC">
              <w:rPr>
                <w:rFonts w:ascii="Courier New" w:hAnsi="Courier New" w:cs="Courier New"/>
                <w:rPrChange w:id="68" w:author="Willian" w:date="2016-07-25T00:13:00Z">
                  <w:rPr/>
                </w:rPrChange>
              </w:rPr>
              <w:t>JFrame</w:t>
            </w:r>
            <w:proofErr w:type="spellEnd"/>
            <w:r w:rsidRPr="008A4808">
              <w:t xml:space="preserve"> e o </w:t>
            </w:r>
            <w:proofErr w:type="spellStart"/>
            <w:r w:rsidRPr="00395ECC">
              <w:rPr>
                <w:rFonts w:ascii="Courier New" w:hAnsi="Courier New" w:cs="Courier New"/>
                <w:rPrChange w:id="69" w:author="Willian" w:date="2016-07-25T00:14:00Z">
                  <w:rPr/>
                </w:rPrChange>
              </w:rPr>
              <w:t>JDialog</w:t>
            </w:r>
            <w:proofErr w:type="spellEnd"/>
            <w:r w:rsidRPr="008A4808">
              <w:t>?</w:t>
            </w:r>
          </w:p>
        </w:tc>
      </w:tr>
      <w:tr w:rsidR="005A48A6" w:rsidRPr="008A4808" w14:paraId="6118A698" w14:textId="77777777" w:rsidTr="00912E37">
        <w:trPr>
          <w:trHeight w:val="315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4D874" w14:textId="77777777" w:rsidR="005A48A6" w:rsidRPr="008A4808" w:rsidRDefault="005A48A6" w:rsidP="00912E37">
            <w:r w:rsidRPr="008A4808">
              <w:lastRenderedPageBreak/>
              <w:t>8</w:t>
            </w:r>
            <w:r>
              <w:t>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C0BCD2" w14:textId="77777777" w:rsidR="005A48A6" w:rsidRPr="008A4808" w:rsidRDefault="005A48A6" w:rsidP="00912E37">
            <w:r w:rsidRPr="008A4808">
              <w:t>O que são Layouts? Quais são os tipos de Layouts em Java Swing? Explique a diferença de cada um deles.</w:t>
            </w:r>
          </w:p>
        </w:tc>
      </w:tr>
    </w:tbl>
    <w:p w14:paraId="09BBFB0D" w14:textId="77777777" w:rsidR="005A48A6" w:rsidRDefault="005A48A6" w:rsidP="005A48A6">
      <w:pPr>
        <w:pStyle w:val="Ttulo3"/>
      </w:pPr>
    </w:p>
    <w:p w14:paraId="0B9ACF6F" w14:textId="77777777" w:rsidR="004A0689" w:rsidRDefault="004A2467" w:rsidP="005A48A6">
      <w:pPr>
        <w:pStyle w:val="Ttulo3"/>
      </w:pPr>
      <w:r>
        <w:t xml:space="preserve">1.6 </w:t>
      </w:r>
      <w:r w:rsidR="004A0689">
        <w:t>–</w:t>
      </w:r>
      <w:r>
        <w:t xml:space="preserve"> </w:t>
      </w:r>
      <w:r w:rsidR="005A48A6">
        <w:t>TDP</w:t>
      </w:r>
    </w:p>
    <w:p w14:paraId="4D148128" w14:textId="77777777" w:rsidR="004A0689" w:rsidRDefault="004A0689" w:rsidP="004A0689">
      <w:r>
        <w:t xml:space="preserve">Seus protótipos abriram um leque de inspiração para </w:t>
      </w:r>
      <w:r w:rsidRPr="009C05F3">
        <w:t>Mariana</w:t>
      </w:r>
      <w:r>
        <w:t>. Com isso ela teve diversas ideias e um protótipo foi aprovado. Veja a primeira parte de protótipos:</w:t>
      </w:r>
    </w:p>
    <w:p w14:paraId="26ABBF56" w14:textId="77777777" w:rsidR="004A0689" w:rsidRDefault="004A0689" w:rsidP="004A0689">
      <w:pPr>
        <w:jc w:val="center"/>
      </w:pPr>
      <w:r>
        <w:rPr>
          <w:noProof/>
        </w:rPr>
        <w:drawing>
          <wp:inline distT="0" distB="0" distL="0" distR="0" wp14:anchorId="623C4522" wp14:editId="3D351C11">
            <wp:extent cx="2272743" cy="3105418"/>
            <wp:effectExtent l="0" t="0" r="0" b="0"/>
            <wp:docPr id="54" name="Imagem 54" descr="Mockups/Adicionar%20elenco%20ao%20fil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ckups/Adicionar%20elenco%20ao%20film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894" cy="313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982958A" wp14:editId="61AF8F0B">
            <wp:extent cx="2406753" cy="3105418"/>
            <wp:effectExtent l="0" t="0" r="6350" b="0"/>
            <wp:docPr id="55" name="Imagem 55" descr="Mockups/Adicionar%20equipe%20ao%20fil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ckups/Adicionar%20equipe%20ao%20film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29" cy="312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F96E1" wp14:editId="1C1BEF36">
            <wp:extent cx="2372927" cy="3240000"/>
            <wp:effectExtent l="0" t="0" r="0" b="11430"/>
            <wp:docPr id="56" name="Imagem 56" descr="Mockups/Adicionar%20produtora%20ao%20fil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ckups/Adicionar%20produtora%20ao%20film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2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25D81DFC" w14:textId="77777777" w:rsidR="004A0689" w:rsidRDefault="004A0689" w:rsidP="004A0689">
      <w:pPr>
        <w:jc w:val="center"/>
      </w:pPr>
      <w:r>
        <w:rPr>
          <w:noProof/>
        </w:rPr>
        <w:lastRenderedPageBreak/>
        <w:drawing>
          <wp:inline distT="0" distB="0" distL="0" distR="0" wp14:anchorId="76B4AA4E" wp14:editId="0BF65B50">
            <wp:extent cx="2386354" cy="3240000"/>
            <wp:effectExtent l="0" t="0" r="1270" b="11430"/>
            <wp:docPr id="57" name="Imagem 57" descr="Mockups/Cadastrar%20e%20Editar%20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ckups/Cadastrar%20e%20Editar%20At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5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519D1F9" wp14:editId="4A9902FD">
            <wp:extent cx="2560938" cy="3240000"/>
            <wp:effectExtent l="0" t="0" r="5080" b="11430"/>
            <wp:docPr id="58" name="Imagem 58" descr="Mockups/Cadastrar%20e%20Editar%20Gên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ckups/Cadastrar%20e%20Editar%20Gênero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3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49354" wp14:editId="0F64DB2E">
            <wp:extent cx="2379140" cy="3240000"/>
            <wp:effectExtent l="0" t="0" r="8890" b="11430"/>
            <wp:docPr id="9" name="Imagem 9" descr="Mockups/Cadastrar%20e%20Editar%20Paí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ckups/Cadastrar%20e%20Editar%20País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lastRenderedPageBreak/>
        <w:drawing>
          <wp:inline distT="0" distB="0" distL="0" distR="0" wp14:anchorId="2B392949" wp14:editId="4AF1AA7D">
            <wp:extent cx="2663300" cy="3240000"/>
            <wp:effectExtent l="0" t="0" r="3810" b="11430"/>
            <wp:docPr id="59" name="Imagem 59" descr="Mockups/Cadastrar%20e%20Editar%20Produt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ckups/Cadastrar%20e%20Editar%20Produtor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3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4265680" wp14:editId="3DD14537">
            <wp:extent cx="2474147" cy="3240000"/>
            <wp:effectExtent l="0" t="0" r="0" b="11430"/>
            <wp:docPr id="60" name="Imagem 60" descr="Mockups/Cadastro%20e%20Edição%20de%20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ockups/Cadastro%20e%20Edição%20de%20cargo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4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1AEB" w14:textId="77777777" w:rsidR="004A0689" w:rsidRDefault="004A0689" w:rsidP="004A0689">
      <w:pPr>
        <w:jc w:val="center"/>
      </w:pPr>
    </w:p>
    <w:p w14:paraId="652CA96C" w14:textId="77777777" w:rsidR="004A0689" w:rsidRDefault="004A0689" w:rsidP="004A0689">
      <w:pPr>
        <w:jc w:val="center"/>
      </w:pPr>
      <w:r>
        <w:rPr>
          <w:noProof/>
        </w:rPr>
        <w:drawing>
          <wp:inline distT="0" distB="0" distL="0" distR="0" wp14:anchorId="20592B38" wp14:editId="17DBCDD3">
            <wp:extent cx="2922293" cy="3240000"/>
            <wp:effectExtent l="0" t="0" r="0" b="11430"/>
            <wp:docPr id="61" name="Imagem 61" descr="Mockups/Cadastro%20e%20edição%20de%20pess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ockups/Cadastro%20e%20edição%20de%20pessoa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9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7E68" w14:textId="77777777" w:rsidR="004A0689" w:rsidRDefault="009210C8" w:rsidP="004A0689">
      <w:r>
        <w:rPr>
          <w:rFonts w:ascii="Calibri" w:eastAsia="Times New Roman" w:hAnsi="Calibri"/>
          <w:b/>
          <w:bCs/>
          <w:i/>
          <w:iCs/>
          <w:color w:val="4FA1DB"/>
          <w:szCs w:val="22"/>
        </w:rPr>
        <w:pict w14:anchorId="13FAA531">
          <v:rect id="_x0000_i1025" style="width:0;height:1.5pt" o:hralign="center" o:hrstd="t" o:hr="t" fillcolor="#aaa" stroked="f"/>
        </w:pict>
      </w:r>
    </w:p>
    <w:p w14:paraId="463A4462" w14:textId="77777777" w:rsidR="004A0689" w:rsidRDefault="004A0689" w:rsidP="004A0689">
      <w:pPr>
        <w:pStyle w:val="Ttulo4"/>
        <w:ind w:left="567" w:right="560"/>
      </w:pPr>
      <w:r>
        <w:t>Tarefa</w:t>
      </w:r>
    </w:p>
    <w:p w14:paraId="445E2CF5" w14:textId="77777777" w:rsidR="00842F66" w:rsidRDefault="00842F66" w:rsidP="004A0689">
      <w:pPr>
        <w:ind w:left="567"/>
      </w:pPr>
      <w:r>
        <w:t>Agora que t</w:t>
      </w:r>
      <w:r w:rsidR="004A0689">
        <w:t xml:space="preserve">emos os protótipos que definem a estrutura das Views. </w:t>
      </w:r>
    </w:p>
    <w:p w14:paraId="6BEF862C" w14:textId="77777777" w:rsidR="00842F66" w:rsidRDefault="00842F66" w:rsidP="004A0689">
      <w:pPr>
        <w:ind w:left="567"/>
      </w:pPr>
      <w:r>
        <w:t>E você está chegando ao fim deste projeto!</w:t>
      </w:r>
    </w:p>
    <w:p w14:paraId="5EFB37A6" w14:textId="77777777" w:rsidR="004A0689" w:rsidRDefault="004A0689" w:rsidP="004A0689">
      <w:pPr>
        <w:ind w:left="567"/>
      </w:pPr>
      <w:r>
        <w:t>Você deverá criar suas próprias telas. Use cores, estilos e tamanhos que desejar. Apenas não deixe de seguir a estrutura que os protótipos sugerem. Não se preocupe com os dados por enquanto. Crie dados fictícios e apresente-os na tela.</w:t>
      </w:r>
    </w:p>
    <w:p w14:paraId="6692CA45" w14:textId="77777777" w:rsidR="00890C07" w:rsidRDefault="00890C07" w:rsidP="005A48A6">
      <w:pPr>
        <w:pStyle w:val="Ttulo3"/>
        <w:rPr>
          <w:rFonts w:asciiTheme="majorHAnsi" w:hAnsiTheme="majorHAnsi"/>
          <w:color w:val="5B9BD5" w:themeColor="accent1"/>
          <w:sz w:val="56"/>
          <w:szCs w:val="36"/>
        </w:rPr>
      </w:pPr>
      <w:r>
        <w:br w:type="page"/>
      </w:r>
    </w:p>
    <w:p w14:paraId="2866B9A5" w14:textId="77777777" w:rsidR="00597703" w:rsidRDefault="00890C07" w:rsidP="00FE7F33">
      <w:pPr>
        <w:pStyle w:val="Ttulo2"/>
      </w:pPr>
      <w:r>
        <w:lastRenderedPageBreak/>
        <w:t>Aula 2</w:t>
      </w:r>
      <w:r w:rsidR="0022339A" w:rsidRPr="00890C07">
        <w:t xml:space="preserve"> </w:t>
      </w:r>
      <w:r w:rsidR="005A48A6">
        <w:t>–</w:t>
      </w:r>
      <w:r w:rsidR="0022339A">
        <w:t xml:space="preserve"> </w:t>
      </w:r>
      <w:r w:rsidR="005A48A6">
        <w:t>Finalizando as Views e os Models</w:t>
      </w:r>
    </w:p>
    <w:p w14:paraId="07ECBD18" w14:textId="77777777" w:rsidR="007F09FD" w:rsidRPr="007F09FD" w:rsidRDefault="00597703" w:rsidP="00FE7F33">
      <w:pPr>
        <w:pStyle w:val="Ttulo3"/>
        <w:rPr>
          <w:rFonts w:ascii="Times New Roman" w:hAnsi="Times New Roman"/>
        </w:rPr>
      </w:pPr>
      <w:r>
        <w:t>2.1 - A</w:t>
      </w:r>
      <w:r w:rsidR="007F09FD" w:rsidRPr="007F09FD">
        <w:t xml:space="preserve"> tela principal</w:t>
      </w:r>
    </w:p>
    <w:p w14:paraId="201F0681" w14:textId="77777777" w:rsidR="007F09FD" w:rsidRPr="007F09FD" w:rsidRDefault="00913B17" w:rsidP="00362EC6">
      <w:pPr>
        <w:rPr>
          <w:rFonts w:ascii="Times New Roman" w:hAnsi="Times New Roman"/>
        </w:rPr>
      </w:pPr>
      <w:r>
        <w:t>Agora que nós já criamos a tela e inserimos os elementos principais, ir</w:t>
      </w:r>
      <w:r w:rsidR="007F09FD" w:rsidRPr="007F09FD">
        <w:t xml:space="preserve">emos dividir esta tela entre dois </w:t>
      </w:r>
      <w:proofErr w:type="spellStart"/>
      <w:r w:rsidR="007F09FD" w:rsidRPr="00023890">
        <w:rPr>
          <w:rFonts w:ascii="Courier New" w:hAnsi="Courier New" w:cs="Courier New"/>
          <w:szCs w:val="22"/>
        </w:rPr>
        <w:t>JPanels</w:t>
      </w:r>
      <w:proofErr w:type="spellEnd"/>
      <w:r w:rsidR="007F09FD" w:rsidRPr="007F09FD">
        <w:t xml:space="preserve"> (Painel). O </w:t>
      </w:r>
      <w:proofErr w:type="spellStart"/>
      <w:r w:rsidR="007F09FD" w:rsidRPr="00023890">
        <w:rPr>
          <w:rFonts w:ascii="Courier New" w:hAnsi="Courier New" w:cs="Courier New"/>
          <w:szCs w:val="22"/>
        </w:rPr>
        <w:t>JPanel</w:t>
      </w:r>
      <w:proofErr w:type="spellEnd"/>
      <w:r w:rsidR="007F09FD" w:rsidRPr="007F09FD">
        <w:t xml:space="preserve"> é um componente gráfico que permite agrupar outros elementos como se fossem parte de uma camada.</w:t>
      </w:r>
    </w:p>
    <w:p w14:paraId="614952F6" w14:textId="77777777" w:rsidR="004C118B" w:rsidRDefault="004C118B" w:rsidP="00362EC6"/>
    <w:p w14:paraId="550087E0" w14:textId="77777777" w:rsidR="007F09FD" w:rsidRDefault="007F09FD" w:rsidP="00362EC6">
      <w:r w:rsidRPr="007F09FD">
        <w:t>Primeiro crie uma nova tela no pacote Views com o mesmo procedimento d</w:t>
      </w:r>
      <w:r w:rsidR="00842F66">
        <w:t xml:space="preserve">a aula </w:t>
      </w:r>
      <w:r w:rsidRPr="007F09FD">
        <w:t xml:space="preserve">anterior, com a diferença de que agora não usaremos um </w:t>
      </w:r>
      <w:proofErr w:type="spellStart"/>
      <w:r w:rsidRPr="00023890">
        <w:rPr>
          <w:rFonts w:ascii="Courier New" w:hAnsi="Courier New" w:cs="Courier New"/>
          <w:szCs w:val="22"/>
        </w:rPr>
        <w:t>JDialog</w:t>
      </w:r>
      <w:proofErr w:type="spellEnd"/>
      <w:r w:rsidRPr="007F09FD">
        <w:t xml:space="preserve">, e sim um </w:t>
      </w:r>
      <w:proofErr w:type="spellStart"/>
      <w:r w:rsidRPr="00023890">
        <w:rPr>
          <w:rFonts w:ascii="Courier New" w:hAnsi="Courier New" w:cs="Courier New"/>
          <w:szCs w:val="22"/>
        </w:rPr>
        <w:t>JFrame</w:t>
      </w:r>
      <w:proofErr w:type="spellEnd"/>
      <w:r w:rsidRPr="007F09FD">
        <w:t xml:space="preserve">. De o nome a ela de </w:t>
      </w:r>
      <w:proofErr w:type="spellStart"/>
      <w:r w:rsidRPr="00023890">
        <w:rPr>
          <w:rFonts w:ascii="Courier New" w:hAnsi="Courier New" w:cs="Courier New"/>
          <w:szCs w:val="22"/>
        </w:rPr>
        <w:t>DashboardView</w:t>
      </w:r>
      <w:proofErr w:type="spellEnd"/>
      <w:r w:rsidRPr="007F09FD">
        <w:t>.</w:t>
      </w:r>
    </w:p>
    <w:p w14:paraId="1069746B" w14:textId="77777777" w:rsidR="004C118B" w:rsidRDefault="004C118B" w:rsidP="00362EC6"/>
    <w:p w14:paraId="38A3F0C2" w14:textId="77777777" w:rsidR="00890C07" w:rsidRDefault="00890C07" w:rsidP="00362EC6">
      <w:r>
        <w:t xml:space="preserve">A tela </w:t>
      </w:r>
      <w:proofErr w:type="spellStart"/>
      <w:r>
        <w:t>DashboardView</w:t>
      </w:r>
      <w:proofErr w:type="spellEnd"/>
      <w:r>
        <w:t xml:space="preserve"> será segmentada em duas seções: </w:t>
      </w:r>
      <w:r w:rsidRPr="00092FA0">
        <w:rPr>
          <w:b/>
        </w:rPr>
        <w:t>Contatos e Detalhes</w:t>
      </w:r>
      <w:r>
        <w:t>. A seção Contatos irá listar</w:t>
      </w:r>
      <w:r w:rsidR="00F178E1">
        <w:t xml:space="preserve"> resumidamente todos os seus contatos dentro de uma tabela. Já a seção Detalhes irá apresentar os detalhes de um contato selecionado na tabela da seção Contatos.</w:t>
      </w:r>
    </w:p>
    <w:p w14:paraId="04580BAF" w14:textId="77777777" w:rsidR="004C118B" w:rsidRDefault="004C118B" w:rsidP="00362EC6"/>
    <w:p w14:paraId="40C4FDCF" w14:textId="77777777" w:rsidR="00F178E1" w:rsidRPr="007F09FD" w:rsidRDefault="00F178E1" w:rsidP="00362EC6">
      <w:pPr>
        <w:rPr>
          <w:rFonts w:ascii="Times New Roman" w:hAnsi="Times New Roman"/>
        </w:rPr>
      </w:pPr>
      <w:r>
        <w:t>Estas seções terão botões de ação. A seção Contato</w:t>
      </w:r>
      <w:r w:rsidR="009B0EF1">
        <w:t>s terá um botão para cadastro d</w:t>
      </w:r>
      <w:r w:rsidR="009B0EF1">
        <w:rPr>
          <w:color w:val="FF0000"/>
        </w:rPr>
        <w:t>e</w:t>
      </w:r>
      <w:r>
        <w:t xml:space="preserve"> novos contatos e a seção Detalhes terão botões de ações sobre os contatos (Excluir e Editar).</w:t>
      </w:r>
    </w:p>
    <w:p w14:paraId="6049C1BE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Na nova tela insira dois </w:t>
      </w:r>
      <w:proofErr w:type="spellStart"/>
      <w:r w:rsidRPr="00023890">
        <w:rPr>
          <w:rFonts w:ascii="Courier New" w:hAnsi="Courier New" w:cs="Courier New"/>
          <w:szCs w:val="22"/>
        </w:rPr>
        <w:t>JPanels</w:t>
      </w:r>
      <w:proofErr w:type="spellEnd"/>
      <w:r w:rsidRPr="007F09FD">
        <w:t xml:space="preserve">. </w:t>
      </w:r>
      <w:r w:rsidR="00B84538">
        <w:t xml:space="preserve">Basta localizá-los na Paleta e arrastá-los (um por vez) para a área de trabalho. </w:t>
      </w:r>
      <w:r w:rsidRPr="007F09FD">
        <w:t xml:space="preserve">Estes terão um estilo diferente do padrão. Selecione o Painel e na aba de propriedades, localize a propriedade </w:t>
      </w:r>
      <w:proofErr w:type="spellStart"/>
      <w:r w:rsidRPr="00023890">
        <w:rPr>
          <w:rFonts w:ascii="Courier New" w:hAnsi="Courier New" w:cs="Courier New"/>
          <w:szCs w:val="22"/>
        </w:rPr>
        <w:t>border</w:t>
      </w:r>
      <w:proofErr w:type="spellEnd"/>
      <w:r w:rsidRPr="007F09FD">
        <w:t xml:space="preserve"> e clique no botão ao lado direito “…”. Uma janela se abrirá:</w:t>
      </w:r>
    </w:p>
    <w:p w14:paraId="089A842C" w14:textId="77777777" w:rsidR="00E04EBF" w:rsidRDefault="00E04EBF" w:rsidP="00362EC6">
      <w:pPr>
        <w:rPr>
          <w:rFonts w:ascii="Times New Roman" w:hAnsi="Times New Roman"/>
        </w:rPr>
      </w:pPr>
    </w:p>
    <w:p w14:paraId="2ACD3FE9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66F1E32" wp14:editId="6FE60BF3">
            <wp:extent cx="4341355" cy="4037281"/>
            <wp:effectExtent l="0" t="0" r="2540" b="1905"/>
            <wp:docPr id="15" name="Imagem 15" descr="imgs/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s/p1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26" cy="404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A2C4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19</w:t>
        </w:r>
      </w:fldSimple>
      <w:r w:rsidR="00023890">
        <w:rPr>
          <w:noProof/>
        </w:rPr>
        <w:t xml:space="preserve"> – Tela de propriedades do JPanel</w:t>
      </w:r>
    </w:p>
    <w:p w14:paraId="3585F9DE" w14:textId="77777777" w:rsidR="00E04EBF" w:rsidRDefault="00E04EBF" w:rsidP="00362EC6">
      <w:pPr>
        <w:rPr>
          <w:rFonts w:ascii="Times New Roman" w:hAnsi="Times New Roman"/>
        </w:rPr>
      </w:pPr>
    </w:p>
    <w:p w14:paraId="6FCF8A1E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Nesta tela selecione a opção </w:t>
      </w:r>
      <w:r w:rsidRPr="007F09FD">
        <w:rPr>
          <w:b/>
          <w:bCs/>
        </w:rPr>
        <w:t>Borda com Título</w:t>
      </w:r>
      <w:r w:rsidRPr="007F09FD">
        <w:t xml:space="preserve"> e na seção abaixo edite a opção </w:t>
      </w:r>
      <w:r w:rsidRPr="007F09FD">
        <w:rPr>
          <w:b/>
          <w:bCs/>
        </w:rPr>
        <w:t>Título</w:t>
      </w:r>
      <w:r w:rsidRPr="007F09FD">
        <w:t xml:space="preserve">, e clique em </w:t>
      </w:r>
      <w:r w:rsidRPr="007F09FD">
        <w:rPr>
          <w:b/>
          <w:bCs/>
        </w:rPr>
        <w:t>OK</w:t>
      </w:r>
      <w:r w:rsidR="00023890">
        <w:t>. Faça isto para ambos painé</w:t>
      </w:r>
      <w:r w:rsidRPr="007F09FD">
        <w:t>is. Um deles deverá ter o título “Contatos” e o outro “Detalhes”. Organize os componentes da seguinte maneira:</w:t>
      </w:r>
    </w:p>
    <w:p w14:paraId="07F2A440" w14:textId="77777777" w:rsidR="00E04EBF" w:rsidRDefault="00E04EBF" w:rsidP="00362EC6">
      <w:pPr>
        <w:rPr>
          <w:rFonts w:ascii="Times New Roman" w:hAnsi="Times New Roman"/>
        </w:rPr>
      </w:pPr>
    </w:p>
    <w:p w14:paraId="0293EEC4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765546C" wp14:editId="3564A9D9">
            <wp:extent cx="2986263" cy="3905518"/>
            <wp:effectExtent l="0" t="0" r="11430" b="6350"/>
            <wp:docPr id="16" name="Imagem 16" descr="imgs/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s/p1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31" cy="39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7B92" w14:textId="77777777" w:rsidR="00F178E1" w:rsidRDefault="00680BFE" w:rsidP="00FE7F33">
      <w:pPr>
        <w:pStyle w:val="Legenda"/>
        <w:jc w:val="center"/>
      </w:pPr>
      <w:r>
        <w:t xml:space="preserve">Figura 5. </w:t>
      </w:r>
      <w:r w:rsidR="00F65210">
        <w:fldChar w:fldCharType="begin"/>
      </w:r>
      <w:r w:rsidR="00873480">
        <w:rPr>
          <w:i w:val="0"/>
          <w:iCs w:val="0"/>
        </w:rPr>
        <w:instrText xml:space="preserve"> SEQ Figura_5. \* ARABIC </w:instrText>
      </w:r>
      <w:r w:rsidR="00F65210">
        <w:fldChar w:fldCharType="separate"/>
      </w:r>
      <w:r w:rsidR="00987DC3">
        <w:rPr>
          <w:i w:val="0"/>
          <w:iCs w:val="0"/>
          <w:noProof/>
        </w:rPr>
        <w:t>20</w:t>
      </w:r>
      <w:r w:rsidR="00F65210">
        <w:rPr>
          <w:noProof/>
        </w:rPr>
        <w:fldChar w:fldCharType="end"/>
      </w:r>
      <w:r w:rsidR="00023890">
        <w:rPr>
          <w:noProof/>
        </w:rPr>
        <w:t xml:space="preserve"> – Preview da tela com os JPanels inseridos</w:t>
      </w:r>
    </w:p>
    <w:p w14:paraId="05004385" w14:textId="77777777" w:rsidR="006549BA" w:rsidRDefault="00F178E1" w:rsidP="00362EC6">
      <w:r>
        <w:t xml:space="preserve">Temos agora as duas seções construídas. </w:t>
      </w:r>
    </w:p>
    <w:p w14:paraId="762B079F" w14:textId="77777777" w:rsidR="00F178E1" w:rsidRDefault="00F178E1" w:rsidP="00362EC6">
      <w:r>
        <w:t xml:space="preserve">O </w:t>
      </w:r>
      <w:proofErr w:type="spellStart"/>
      <w:r w:rsidRPr="00FE7F33">
        <w:rPr>
          <w:rFonts w:ascii="Courier New" w:hAnsi="Courier New" w:cs="Courier New"/>
          <w:szCs w:val="22"/>
        </w:rPr>
        <w:t>JPanel</w:t>
      </w:r>
      <w:proofErr w:type="spellEnd"/>
      <w:r>
        <w:t xml:space="preserve"> funciona muito bem quando o intuito é agrupar e organizar os componentes em camadas.</w:t>
      </w:r>
    </w:p>
    <w:p w14:paraId="6BD04532" w14:textId="77777777" w:rsidR="007F09FD" w:rsidRDefault="006549BA" w:rsidP="00362EC6">
      <w:r>
        <w:t xml:space="preserve">Agora iremos inserir os campos de dados. </w:t>
      </w:r>
      <w:r w:rsidR="007F09FD" w:rsidRPr="007F09FD">
        <w:t xml:space="preserve">No Painel Detalhes, insira quatro </w:t>
      </w:r>
      <w:proofErr w:type="spellStart"/>
      <w:r w:rsidR="007F09FD" w:rsidRPr="007F09FD">
        <w:t>Labels</w:t>
      </w:r>
      <w:proofErr w:type="spellEnd"/>
      <w:r w:rsidR="007F09FD" w:rsidRPr="007F09FD">
        <w:t xml:space="preserve"> e edite a propriedade </w:t>
      </w:r>
      <w:proofErr w:type="spellStart"/>
      <w:r w:rsidR="007F09FD" w:rsidRPr="00023890">
        <w:rPr>
          <w:rFonts w:ascii="Courier New" w:hAnsi="Courier New" w:cs="Courier New"/>
          <w:szCs w:val="22"/>
        </w:rPr>
        <w:t>text</w:t>
      </w:r>
      <w:proofErr w:type="spellEnd"/>
      <w:r w:rsidR="007F09FD" w:rsidRPr="007F09FD">
        <w:t xml:space="preserve"> de cada uma. Os valores de </w:t>
      </w:r>
      <w:proofErr w:type="spellStart"/>
      <w:r w:rsidR="007F09FD" w:rsidRPr="00023890">
        <w:rPr>
          <w:rFonts w:ascii="Courier New" w:hAnsi="Courier New" w:cs="Courier New"/>
          <w:szCs w:val="22"/>
        </w:rPr>
        <w:t>text</w:t>
      </w:r>
      <w:proofErr w:type="spellEnd"/>
      <w:r w:rsidR="007F09FD" w:rsidRPr="007F09FD">
        <w:t xml:space="preserve"> devem ser: “Nome:”, “Email:”, “Endereço:” e “Grupo:”. Selecione cada </w:t>
      </w:r>
      <w:proofErr w:type="spellStart"/>
      <w:r w:rsidR="007F09FD" w:rsidRPr="007F09FD">
        <w:t>Label</w:t>
      </w:r>
      <w:proofErr w:type="spellEnd"/>
      <w:r w:rsidR="007F09FD" w:rsidRPr="007F09FD">
        <w:t xml:space="preserve"> e na propriedade </w:t>
      </w:r>
      <w:proofErr w:type="spellStart"/>
      <w:r w:rsidR="007F09FD" w:rsidRPr="00023890">
        <w:rPr>
          <w:rFonts w:ascii="Courier New" w:hAnsi="Courier New" w:cs="Courier New"/>
          <w:szCs w:val="22"/>
        </w:rPr>
        <w:t>font</w:t>
      </w:r>
      <w:proofErr w:type="spellEnd"/>
      <w:r w:rsidR="002E715A">
        <w:rPr>
          <w:rFonts w:ascii="Verdana" w:hAnsi="Verdana"/>
        </w:rPr>
        <w:t xml:space="preserve"> </w:t>
      </w:r>
      <w:r w:rsidR="007F09FD" w:rsidRPr="007F09FD">
        <w:t>clique no botão do canto direito “</w:t>
      </w:r>
      <w:r w:rsidR="007F09FD" w:rsidRPr="00092FA0">
        <w:rPr>
          <w:b/>
        </w:rPr>
        <w:t>…</w:t>
      </w:r>
      <w:r w:rsidR="007F09FD" w:rsidRPr="007F09FD">
        <w:t xml:space="preserve">” e edite as fontes para </w:t>
      </w:r>
      <w:r w:rsidR="007F09FD" w:rsidRPr="00612ED1">
        <w:rPr>
          <w:b/>
        </w:rPr>
        <w:t>negrito</w:t>
      </w:r>
      <w:r w:rsidR="007F09FD" w:rsidRPr="007F09FD">
        <w:t>.</w:t>
      </w:r>
    </w:p>
    <w:p w14:paraId="2FFB83FB" w14:textId="77777777" w:rsidR="00F178E1" w:rsidRPr="007F09FD" w:rsidRDefault="00F178E1" w:rsidP="00362EC6">
      <w:pPr>
        <w:rPr>
          <w:rFonts w:ascii="Times New Roman" w:hAnsi="Times New Roman"/>
        </w:rPr>
      </w:pPr>
      <w:r>
        <w:t xml:space="preserve">As </w:t>
      </w:r>
      <w:proofErr w:type="spellStart"/>
      <w:r>
        <w:t>Labels</w:t>
      </w:r>
      <w:proofErr w:type="spellEnd"/>
      <w:r>
        <w:t xml:space="preserve"> são ótimas para exibir textos que não receberão interações do usuário (toques, cliques, gestos, etc</w:t>
      </w:r>
      <w:r w:rsidR="009B0EF1">
        <w:rPr>
          <w:color w:val="FF0000"/>
        </w:rPr>
        <w:t>.</w:t>
      </w:r>
      <w:r>
        <w:t>).</w:t>
      </w:r>
    </w:p>
    <w:p w14:paraId="5F02EE8D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Adicione dois botões no rodapé do Painel. O botão com </w:t>
      </w:r>
      <w:proofErr w:type="spellStart"/>
      <w:r w:rsidRPr="00023890">
        <w:rPr>
          <w:rFonts w:ascii="Courier New" w:hAnsi="Courier New" w:cs="Courier New"/>
          <w:szCs w:val="22"/>
        </w:rPr>
        <w:t>text</w:t>
      </w:r>
      <w:proofErr w:type="spellEnd"/>
      <w:r w:rsidRPr="007F09FD">
        <w:t xml:space="preserve"> “Editar” e outro “</w:t>
      </w:r>
      <w:r w:rsidR="00023890">
        <w:t>Excluir</w:t>
      </w:r>
      <w:r w:rsidRPr="007F09FD">
        <w:t>. Por enquanto este Painel deverá ficar da seguinte maneira:</w:t>
      </w:r>
    </w:p>
    <w:p w14:paraId="0E86842C" w14:textId="77777777" w:rsidR="00E04EBF" w:rsidRDefault="00E04EBF" w:rsidP="00362EC6">
      <w:pPr>
        <w:rPr>
          <w:rFonts w:ascii="Times New Roman" w:hAnsi="Times New Roman"/>
        </w:rPr>
      </w:pPr>
    </w:p>
    <w:p w14:paraId="59894381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71D4B1E9" wp14:editId="07BA2DCF">
            <wp:extent cx="3312655" cy="1694738"/>
            <wp:effectExtent l="0" t="0" r="0" b="7620"/>
            <wp:docPr id="17" name="Imagem 17" descr="imgs/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s/p1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30" cy="171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9C8F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21</w:t>
        </w:r>
      </w:fldSimple>
      <w:r w:rsidR="00023890">
        <w:rPr>
          <w:noProof/>
        </w:rPr>
        <w:t xml:space="preserve"> – Modo Preview com labels e botões inseridos</w:t>
      </w:r>
    </w:p>
    <w:p w14:paraId="6055D49E" w14:textId="77777777" w:rsidR="00E04EBF" w:rsidRDefault="00E04EBF" w:rsidP="00362EC6">
      <w:pPr>
        <w:rPr>
          <w:rFonts w:ascii="Times New Roman" w:hAnsi="Times New Roman"/>
        </w:rPr>
      </w:pPr>
    </w:p>
    <w:p w14:paraId="57CA93DB" w14:textId="77777777" w:rsidR="00F178E1" w:rsidRDefault="00F178E1" w:rsidP="00362EC6">
      <w:r>
        <w:t xml:space="preserve">Temos quase tudo pronto. Os </w:t>
      </w:r>
      <w:proofErr w:type="spellStart"/>
      <w:r w:rsidRPr="00F529C0">
        <w:rPr>
          <w:rFonts w:ascii="Courier New" w:hAnsi="Courier New" w:cs="Courier New"/>
        </w:rPr>
        <w:t>JButtons</w:t>
      </w:r>
      <w:proofErr w:type="spellEnd"/>
      <w:r>
        <w:t xml:space="preserve"> são utilizados para dispararmos al</w:t>
      </w:r>
      <w:r w:rsidR="00C8607F">
        <w:t xml:space="preserve">gum evento para os </w:t>
      </w:r>
      <w:proofErr w:type="spellStart"/>
      <w:r w:rsidR="00C8607F">
        <w:t>controllers</w:t>
      </w:r>
      <w:proofErr w:type="spellEnd"/>
      <w:r w:rsidR="00C8607F">
        <w:t>.</w:t>
      </w:r>
      <w:r>
        <w:t xml:space="preserve"> Na aula seguinte aprenderemos como implementá-los.</w:t>
      </w:r>
    </w:p>
    <w:p w14:paraId="11971CF7" w14:textId="77777777" w:rsidR="007F09FD" w:rsidRDefault="00AC4BBF" w:rsidP="00362EC6">
      <w:r w:rsidRPr="00B92AB4">
        <w:lastRenderedPageBreak/>
        <w:t>Agora i</w:t>
      </w:r>
      <w:r w:rsidR="007F09FD" w:rsidRPr="00B92AB4">
        <w:t>nsi</w:t>
      </w:r>
      <w:r w:rsidR="00B84538">
        <w:t xml:space="preserve">ra mais quatro </w:t>
      </w:r>
      <w:proofErr w:type="spellStart"/>
      <w:r w:rsidR="00B84538">
        <w:t>l</w:t>
      </w:r>
      <w:r w:rsidR="007F09FD" w:rsidRPr="00B92AB4">
        <w:t>abels</w:t>
      </w:r>
      <w:proofErr w:type="spellEnd"/>
      <w:r w:rsidR="007F09FD" w:rsidRPr="00B92AB4">
        <w:t xml:space="preserve"> no Painel. Estas </w:t>
      </w:r>
      <w:proofErr w:type="spellStart"/>
      <w:r w:rsidR="007F09FD" w:rsidRPr="00B92AB4">
        <w:t>labels</w:t>
      </w:r>
      <w:proofErr w:type="spellEnd"/>
      <w:r w:rsidR="007F09FD" w:rsidRPr="00B92AB4">
        <w:t xml:space="preserve"> conterão os valores de cada campo de um Contato</w:t>
      </w:r>
      <w:r w:rsidR="007F09FD" w:rsidRPr="007F09FD">
        <w:t xml:space="preserve">. Defina valores aleatórios de acordo com respectivo campo. </w:t>
      </w:r>
      <w:r w:rsidR="00913B17">
        <w:t>Veja a seguir como deverá ficar sua tela quando houverem valores:</w:t>
      </w:r>
    </w:p>
    <w:p w14:paraId="6D3EF27D" w14:textId="77777777" w:rsidR="00E04EBF" w:rsidRDefault="00E04EBF" w:rsidP="00362EC6"/>
    <w:p w14:paraId="22E99F8C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0C7C22E9" wp14:editId="11540DC7">
            <wp:extent cx="3312655" cy="1591790"/>
            <wp:effectExtent l="0" t="0" r="0" b="8890"/>
            <wp:docPr id="18" name="Imagem 18" descr="imgs/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s/p1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85" cy="16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7454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22</w:t>
        </w:r>
      </w:fldSimple>
      <w:r w:rsidR="00023890">
        <w:rPr>
          <w:noProof/>
        </w:rPr>
        <w:t xml:space="preserve"> – Modo preview final do painel de detalhes</w:t>
      </w:r>
    </w:p>
    <w:p w14:paraId="7B6DBCBD" w14:textId="77777777" w:rsidR="00E04EBF" w:rsidRPr="007F09FD" w:rsidRDefault="00E04EBF" w:rsidP="00E04EBF">
      <w:pPr>
        <w:jc w:val="center"/>
        <w:rPr>
          <w:rFonts w:ascii="Times New Roman" w:hAnsi="Times New Roman"/>
        </w:rPr>
      </w:pPr>
    </w:p>
    <w:p w14:paraId="3BEE932D" w14:textId="77777777" w:rsidR="00E323C7" w:rsidRDefault="00E323C7" w:rsidP="00362EC6">
      <w:r>
        <w:t xml:space="preserve">O que achou? Está como o </w:t>
      </w:r>
      <w:proofErr w:type="spellStart"/>
      <w:r>
        <w:t>mockup</w:t>
      </w:r>
      <w:proofErr w:type="spellEnd"/>
      <w:r>
        <w:t>?</w:t>
      </w:r>
    </w:p>
    <w:p w14:paraId="4A90EA35" w14:textId="77777777" w:rsidR="00F529C0" w:rsidRDefault="00F529C0" w:rsidP="00362EC6">
      <w:r>
        <w:t xml:space="preserve">Criar as telas se equipara a desenhar. Quanto mais observadores somos, mais precisa será nossa reprodução do que estamos copiando. O tamanho padrão do </w:t>
      </w:r>
      <w:proofErr w:type="spellStart"/>
      <w:r w:rsidRPr="00F529C0">
        <w:rPr>
          <w:rFonts w:ascii="Courier New" w:hAnsi="Courier New" w:cs="Courier New"/>
        </w:rPr>
        <w:t>JFrame</w:t>
      </w:r>
      <w:proofErr w:type="spellEnd"/>
      <w:r>
        <w:t xml:space="preserve"> é inadequado com o que é proposto nos </w:t>
      </w:r>
      <w:proofErr w:type="spellStart"/>
      <w:r>
        <w:t>mockups</w:t>
      </w:r>
      <w:proofErr w:type="spellEnd"/>
      <w:r>
        <w:t xml:space="preserve">, então clique e arraste as bordas do </w:t>
      </w:r>
      <w:proofErr w:type="spellStart"/>
      <w:r w:rsidRPr="00F529C0">
        <w:rPr>
          <w:rFonts w:ascii="Courier New" w:hAnsi="Courier New" w:cs="Courier New"/>
        </w:rPr>
        <w:t>JFrame</w:t>
      </w:r>
      <w:proofErr w:type="spellEnd"/>
      <w:r>
        <w:t xml:space="preserve"> da área de trabalho para obter um tamanho que se aproxime dos propostos nos </w:t>
      </w:r>
      <w:proofErr w:type="spellStart"/>
      <w:r>
        <w:t>mockups</w:t>
      </w:r>
      <w:proofErr w:type="spellEnd"/>
      <w:r>
        <w:t>.</w:t>
      </w:r>
    </w:p>
    <w:p w14:paraId="3475CA52" w14:textId="77777777" w:rsidR="00E323C7" w:rsidRDefault="00F178E1" w:rsidP="00362EC6">
      <w:r>
        <w:t>A</w:t>
      </w:r>
      <w:r w:rsidR="00597703">
        <w:t xml:space="preserve"> seção de detalhes está pronta</w:t>
      </w:r>
      <w:r w:rsidR="00E323C7">
        <w:t>!</w:t>
      </w:r>
    </w:p>
    <w:p w14:paraId="25DF882D" w14:textId="77777777" w:rsidR="00E323C7" w:rsidRDefault="00597703" w:rsidP="00362EC6">
      <w:r>
        <w:t xml:space="preserve"> </w:t>
      </w:r>
    </w:p>
    <w:p w14:paraId="0B77FEC4" w14:textId="77777777" w:rsidR="00F178E1" w:rsidRDefault="00597703" w:rsidP="00362EC6">
      <w:r>
        <w:t xml:space="preserve">Temos a visualização dos detalhes de um contato. Quando clicarmos no botão </w:t>
      </w:r>
      <w:r w:rsidRPr="00092FA0">
        <w:rPr>
          <w:b/>
        </w:rPr>
        <w:t>Editar</w:t>
      </w:r>
      <w:r>
        <w:t xml:space="preserve"> ou </w:t>
      </w:r>
      <w:r w:rsidRPr="00092FA0">
        <w:rPr>
          <w:b/>
        </w:rPr>
        <w:t>Excluir</w:t>
      </w:r>
      <w:r>
        <w:t xml:space="preserve">, </w:t>
      </w:r>
      <w:r w:rsidR="00B84538">
        <w:t>realizaremos</w:t>
      </w:r>
      <w:r>
        <w:t xml:space="preserve"> uma ação sobre o contato mostrado nesta seção.</w:t>
      </w:r>
    </w:p>
    <w:p w14:paraId="15756592" w14:textId="77777777" w:rsidR="00E323C7" w:rsidRDefault="00E323C7" w:rsidP="00DE781F"/>
    <w:p w14:paraId="53C646A3" w14:textId="77777777" w:rsidR="00597703" w:rsidRPr="00DE781F" w:rsidRDefault="00E323C7" w:rsidP="00DE781F">
      <w:pPr>
        <w:rPr>
          <w:rFonts w:ascii="Times New Roman" w:hAnsi="Times New Roman"/>
        </w:rPr>
      </w:pPr>
      <w:r>
        <w:t>Agora v</w:t>
      </w:r>
      <w:r w:rsidR="007F09FD" w:rsidRPr="007F09FD">
        <w:t xml:space="preserve">amos para o Painel Contatos. Insira uma </w:t>
      </w:r>
      <w:proofErr w:type="spellStart"/>
      <w:r w:rsidR="007F09FD" w:rsidRPr="00023890">
        <w:rPr>
          <w:rFonts w:ascii="Courier New" w:hAnsi="Courier New" w:cs="Courier New"/>
          <w:szCs w:val="22"/>
        </w:rPr>
        <w:t>JTable</w:t>
      </w:r>
      <w:proofErr w:type="spellEnd"/>
      <w:r w:rsidR="007F09FD" w:rsidRPr="007F09FD">
        <w:t xml:space="preserve"> (Tabela) e um </w:t>
      </w:r>
      <w:proofErr w:type="spellStart"/>
      <w:r w:rsidR="007F09FD" w:rsidRPr="00023890">
        <w:rPr>
          <w:rFonts w:ascii="Courier New" w:hAnsi="Courier New" w:cs="Courier New"/>
          <w:szCs w:val="22"/>
        </w:rPr>
        <w:t>JButton</w:t>
      </w:r>
      <w:proofErr w:type="spellEnd"/>
      <w:r w:rsidR="007F09FD" w:rsidRPr="007F09FD">
        <w:t xml:space="preserve"> (valor de </w:t>
      </w:r>
      <w:proofErr w:type="spellStart"/>
      <w:r w:rsidR="00760083" w:rsidRPr="00023890">
        <w:rPr>
          <w:rFonts w:ascii="Courier New" w:hAnsi="Courier New" w:cs="Courier New"/>
          <w:szCs w:val="22"/>
        </w:rPr>
        <w:t>text</w:t>
      </w:r>
      <w:proofErr w:type="spellEnd"/>
      <w:r w:rsidR="00760083">
        <w:t xml:space="preserve"> sendo “Cadastrar contato”)</w:t>
      </w:r>
      <w:r w:rsidR="00760083">
        <w:rPr>
          <w:color w:val="FF0000"/>
        </w:rPr>
        <w:t xml:space="preserve"> </w:t>
      </w:r>
      <w:r w:rsidR="00760083">
        <w:t>a</w:t>
      </w:r>
      <w:r w:rsidR="007F09FD" w:rsidRPr="007F09FD">
        <w:t xml:space="preserve">baixo da tabela de modo que sua tela fique parecida com </w:t>
      </w:r>
      <w:r w:rsidR="003B4CCC">
        <w:t xml:space="preserve">a </w:t>
      </w:r>
      <w:r w:rsidR="00EE603E">
        <w:t xml:space="preserve">figura </w:t>
      </w:r>
      <w:proofErr w:type="gramStart"/>
      <w:r w:rsidR="00EE603E">
        <w:t>abaixo</w:t>
      </w:r>
      <w:r w:rsidR="003B4CCC">
        <w:t xml:space="preserve"> </w:t>
      </w:r>
      <w:r w:rsidR="007F09FD" w:rsidRPr="007F09FD">
        <w:t xml:space="preserve"> a</w:t>
      </w:r>
      <w:r w:rsidR="00EE603E">
        <w:t>pós</w:t>
      </w:r>
      <w:proofErr w:type="gramEnd"/>
      <w:r w:rsidR="007F09FD" w:rsidRPr="007F09FD">
        <w:t xml:space="preserve"> realizar o </w:t>
      </w:r>
      <w:proofErr w:type="spellStart"/>
      <w:r w:rsidR="007F09FD" w:rsidRPr="007F09FD">
        <w:t>preview</w:t>
      </w:r>
      <w:proofErr w:type="spellEnd"/>
      <w:r w:rsidR="00597703">
        <w:t xml:space="preserve"> (pré-visualização)</w:t>
      </w:r>
      <w:r w:rsidR="00023890">
        <w:rPr>
          <w:color w:val="FF0000"/>
        </w:rPr>
        <w:t>.</w:t>
      </w:r>
    </w:p>
    <w:p w14:paraId="7890C8AF" w14:textId="77777777" w:rsidR="0029357F" w:rsidRDefault="0029357F" w:rsidP="0029357F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0A1498F" wp14:editId="268FCA9E">
            <wp:extent cx="3198911" cy="4680000"/>
            <wp:effectExtent l="0" t="0" r="1905" b="0"/>
            <wp:docPr id="46" name="Imagem 46" descr="figura%20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%205.2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1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C9DF" w14:textId="77777777" w:rsidR="00760083" w:rsidRDefault="0029357F" w:rsidP="0029357F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23</w:t>
        </w:r>
      </w:fldSimple>
      <w:r w:rsidR="00127E04">
        <w:rPr>
          <w:noProof/>
        </w:rPr>
        <w:t xml:space="preserve"> – Visualização da DashboardView</w:t>
      </w:r>
    </w:p>
    <w:p w14:paraId="0CA06A39" w14:textId="77777777" w:rsidR="0029357F" w:rsidRDefault="0029357F" w:rsidP="0029357F"/>
    <w:p w14:paraId="0117CA01" w14:textId="77777777" w:rsidR="0029357F" w:rsidRDefault="0029357F" w:rsidP="0029357F">
      <w:r>
        <w:t xml:space="preserve">Nesta tabela que acabamos de criar é suficiente </w:t>
      </w:r>
      <w:r w:rsidR="00E323C7">
        <w:t>mostrar</w:t>
      </w:r>
      <w:r>
        <w:t xml:space="preserve"> apenas uma coluna contendo o </w:t>
      </w:r>
      <w:commentRangeStart w:id="70"/>
      <w:commentRangeStart w:id="71"/>
      <w:r>
        <w:t>Nome do contato</w:t>
      </w:r>
      <w:commentRangeEnd w:id="70"/>
      <w:r w:rsidR="00E323C7">
        <w:rPr>
          <w:rStyle w:val="Refdecomentrio"/>
        </w:rPr>
        <w:commentReference w:id="70"/>
      </w:r>
      <w:commentRangeEnd w:id="71"/>
      <w:r w:rsidR="00395ECC">
        <w:rPr>
          <w:rStyle w:val="Refdecomentrio"/>
        </w:rPr>
        <w:commentReference w:id="71"/>
      </w:r>
      <w:r w:rsidR="00E323C7">
        <w:t xml:space="preserve">, </w:t>
      </w:r>
      <w:ins w:id="72" w:author="Willian" w:date="2016-07-25T00:16:00Z">
        <w:r w:rsidR="00395ECC">
          <w:t>senão não sobraria informações do contato para serem mostradas no painel Detalhes. Para diminuir a complexidade do exemplo, a tabela n</w:t>
        </w:r>
      </w:ins>
      <w:ins w:id="73" w:author="Willian" w:date="2016-07-25T00:17:00Z">
        <w:r w:rsidR="00395ECC">
          <w:t xml:space="preserve">ão será editável pelo usuário. </w:t>
        </w:r>
      </w:ins>
      <w:del w:id="74" w:author="Willian" w:date="2016-07-25T00:17:00Z">
        <w:r w:rsidR="00E323C7" w:rsidDel="00395ECC">
          <w:delText>portanto a</w:delText>
        </w:r>
        <w:r w:rsidDel="00395ECC">
          <w:delText xml:space="preserve"> tabela não poderá ser editável</w:delText>
        </w:r>
        <w:r w:rsidR="00E323C7" w:rsidDel="00395ECC">
          <w:delText xml:space="preserve">, </w:delText>
        </w:r>
      </w:del>
      <w:ins w:id="75" w:author="Willian" w:date="2016-07-25T00:18:00Z">
        <w:r w:rsidR="00395ECC">
          <w:t>S</w:t>
        </w:r>
      </w:ins>
      <w:del w:id="76" w:author="Willian" w:date="2016-07-25T00:18:00Z">
        <w:r w:rsidR="00E323C7" w:rsidDel="00395ECC">
          <w:delText>para isso s</w:delText>
        </w:r>
      </w:del>
      <w:r>
        <w:t>iga os seguintes passos:</w:t>
      </w:r>
    </w:p>
    <w:p w14:paraId="08AD2BCF" w14:textId="77777777" w:rsidR="0029357F" w:rsidRPr="0029357F" w:rsidRDefault="0029357F" w:rsidP="0029357F">
      <w:pPr>
        <w:pStyle w:val="PargrafodaLista"/>
        <w:numPr>
          <w:ilvl w:val="0"/>
          <w:numId w:val="37"/>
        </w:numPr>
      </w:pPr>
      <w:r>
        <w:t xml:space="preserve">No Interface </w:t>
      </w:r>
      <w:proofErr w:type="spellStart"/>
      <w:r>
        <w:t>Builder</w:t>
      </w:r>
      <w:proofErr w:type="spellEnd"/>
      <w:r>
        <w:t xml:space="preserve"> clique com o botão direito em cima da tabela e em seguida clique na opção </w:t>
      </w:r>
      <w:r w:rsidRPr="0029357F">
        <w:rPr>
          <w:b/>
        </w:rPr>
        <w:t>Conteúdo da Tabela</w:t>
      </w:r>
      <w:r>
        <w:rPr>
          <w:b/>
        </w:rPr>
        <w:t>.</w:t>
      </w:r>
    </w:p>
    <w:p w14:paraId="76765474" w14:textId="77777777" w:rsidR="00FC57C1" w:rsidRDefault="00597703" w:rsidP="00FC57C1">
      <w:pPr>
        <w:pStyle w:val="PargrafodaLista"/>
        <w:keepNext/>
        <w:numPr>
          <w:ilvl w:val="0"/>
          <w:numId w:val="37"/>
        </w:numPr>
      </w:pPr>
      <w:r>
        <w:lastRenderedPageBreak/>
        <w:t>Nesta etapa estamos definindo quais serão as colunas apresentadas, quais tipos de dados elas exibirão</w:t>
      </w:r>
      <w:r w:rsidR="00887A07">
        <w:t xml:space="preserve"> e alguns tipos de restrições, como na imagem abaixo. Por padrão a tabela possui quatro colunas. Vamos excluí-las.</w:t>
      </w:r>
    </w:p>
    <w:p w14:paraId="3492CA95" w14:textId="77777777" w:rsidR="00FC57C1" w:rsidRDefault="00FC57C1" w:rsidP="00FC57C1">
      <w:pPr>
        <w:pStyle w:val="PargrafodaLista"/>
        <w:keepNext/>
      </w:pPr>
    </w:p>
    <w:p w14:paraId="7E728FAA" w14:textId="77777777" w:rsidR="00887A07" w:rsidRDefault="00887A07" w:rsidP="00FC57C1">
      <w:pPr>
        <w:pStyle w:val="PargrafodaLista"/>
        <w:keepNext/>
      </w:pPr>
      <w:r>
        <w:t xml:space="preserve">Na nova tela que foi aberta, entre na aba </w:t>
      </w:r>
      <w:r>
        <w:rPr>
          <w:b/>
        </w:rPr>
        <w:t xml:space="preserve">Colunas. </w:t>
      </w:r>
      <w:r>
        <w:t xml:space="preserve">Selecione todas as linhas </w:t>
      </w:r>
      <w:r w:rsidRPr="009A3E60">
        <w:rPr>
          <w:color w:val="FF0000"/>
        </w:rPr>
        <w:t>pressionando a</w:t>
      </w:r>
      <w:r>
        <w:rPr>
          <w:color w:val="FF0000"/>
        </w:rPr>
        <w:t xml:space="preserve"> tecla SHIFT </w:t>
      </w:r>
      <w:r>
        <w:t>e clique em excluir</w:t>
      </w:r>
      <w:r w:rsidR="00E323C7">
        <w:t>:</w:t>
      </w:r>
    </w:p>
    <w:p w14:paraId="0BFE6F49" w14:textId="77777777" w:rsidR="00FC57C1" w:rsidRDefault="00FC57C1" w:rsidP="00FC57C1">
      <w:pPr>
        <w:pStyle w:val="PargrafodaLista"/>
        <w:keepNext/>
      </w:pPr>
    </w:p>
    <w:p w14:paraId="3B00072E" w14:textId="77777777" w:rsidR="00FC57C1" w:rsidRDefault="00FC57C1" w:rsidP="00FC57C1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755CD6CD" wp14:editId="05A97AA6">
            <wp:extent cx="4002949" cy="3687745"/>
            <wp:effectExtent l="0" t="0" r="10795" b="0"/>
            <wp:docPr id="49" name="Imagem 49" descr="Captura%20de%20Tela%202016-07-05%20às%2021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Tela%202016-07-05%20às%2021.58.2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50" cy="369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4A61" w14:textId="77777777" w:rsidR="0029357F" w:rsidRDefault="00FC57C1" w:rsidP="00FC57C1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24</w:t>
        </w:r>
      </w:fldSimple>
      <w:r>
        <w:t xml:space="preserve"> - Personalizar Tabela</w:t>
      </w:r>
    </w:p>
    <w:p w14:paraId="70D21678" w14:textId="77777777" w:rsidR="00FC57C1" w:rsidRDefault="00FC57C1" w:rsidP="0029357F">
      <w:pPr>
        <w:pStyle w:val="PargrafodaLista"/>
        <w:numPr>
          <w:ilvl w:val="0"/>
          <w:numId w:val="37"/>
        </w:numPr>
      </w:pPr>
      <w:r>
        <w:t>Agora vamos inserir nossa coluna Nome. Clique em Inserir.</w:t>
      </w:r>
      <w:r w:rsidR="00890C07">
        <w:t xml:space="preserve"> </w:t>
      </w:r>
      <w:r w:rsidR="009A3E60">
        <w:rPr>
          <w:color w:val="FF0000"/>
        </w:rPr>
        <w:t>Clicando duas vezes</w:t>
      </w:r>
      <w:r w:rsidRPr="009A3E60">
        <w:rPr>
          <w:color w:val="FF0000"/>
        </w:rPr>
        <w:t xml:space="preserve"> </w:t>
      </w:r>
      <w:r w:rsidR="009A3E60">
        <w:rPr>
          <w:color w:val="FF0000"/>
        </w:rPr>
        <w:t>n</w:t>
      </w:r>
      <w:r>
        <w:t xml:space="preserve">o campo </w:t>
      </w:r>
      <w:proofErr w:type="spellStart"/>
      <w:r w:rsidR="009A3E60">
        <w:rPr>
          <w:color w:val="FF0000"/>
        </w:rPr>
        <w:t>null</w:t>
      </w:r>
      <w:proofErr w:type="spellEnd"/>
      <w:r w:rsidR="009A3E60">
        <w:rPr>
          <w:color w:val="FF0000"/>
        </w:rPr>
        <w:t xml:space="preserve"> </w:t>
      </w:r>
      <w:r w:rsidR="00636A12">
        <w:rPr>
          <w:color w:val="FF0000"/>
        </w:rPr>
        <w:t>n</w:t>
      </w:r>
      <w:r>
        <w:t xml:space="preserve">a coluna </w:t>
      </w:r>
      <w:r w:rsidRPr="00FC57C1">
        <w:rPr>
          <w:b/>
        </w:rPr>
        <w:t>Título</w:t>
      </w:r>
      <w:r w:rsidR="00636A12" w:rsidRPr="00636A12">
        <w:rPr>
          <w:color w:val="FF0000"/>
        </w:rPr>
        <w:t xml:space="preserve">, apague a palavra </w:t>
      </w:r>
      <w:proofErr w:type="spellStart"/>
      <w:r w:rsidR="00636A12" w:rsidRPr="00636A12">
        <w:rPr>
          <w:color w:val="FF0000"/>
        </w:rPr>
        <w:t>null</w:t>
      </w:r>
      <w:proofErr w:type="spellEnd"/>
      <w:r>
        <w:t xml:space="preserve"> </w:t>
      </w:r>
      <w:r w:rsidR="00636A12" w:rsidRPr="00636A12">
        <w:rPr>
          <w:color w:val="FF0000"/>
        </w:rPr>
        <w:t>(</w:t>
      </w:r>
      <w:r w:rsidRPr="00636A12">
        <w:rPr>
          <w:color w:val="FF0000"/>
        </w:rPr>
        <w:t>desta nova inserção para</w:t>
      </w:r>
      <w:r w:rsidR="009A3E60" w:rsidRPr="00636A12">
        <w:rPr>
          <w:color w:val="FF0000"/>
        </w:rPr>
        <w:t>-r</w:t>
      </w:r>
      <w:r w:rsidR="009A3E60" w:rsidRPr="009A3E60">
        <w:rPr>
          <w:color w:val="FF0000"/>
        </w:rPr>
        <w:t>etirar)</w:t>
      </w:r>
      <w:r w:rsidR="009A3E60">
        <w:t xml:space="preserve"> </w:t>
      </w:r>
      <w:r w:rsidR="009A3E60">
        <w:rPr>
          <w:color w:val="FF0000"/>
        </w:rPr>
        <w:t>e escreva</w:t>
      </w:r>
      <w:r>
        <w:t xml:space="preserve"> “Nome”, </w:t>
      </w:r>
      <w:r w:rsidR="00636A12" w:rsidRPr="00636A12">
        <w:rPr>
          <w:color w:val="FF0000"/>
        </w:rPr>
        <w:t>clique no campo</w:t>
      </w:r>
      <w:r w:rsidR="00636A12">
        <w:rPr>
          <w:color w:val="FF0000"/>
        </w:rPr>
        <w:t xml:space="preserve"> </w:t>
      </w:r>
      <w:r w:rsidR="00636A12" w:rsidRPr="00FC57C1">
        <w:rPr>
          <w:rFonts w:ascii="Courier New" w:hAnsi="Courier New" w:cs="Courier New"/>
        </w:rPr>
        <w:t>Object</w:t>
      </w:r>
      <w:r w:rsidR="00636A12">
        <w:t xml:space="preserve"> </w:t>
      </w:r>
      <w:r w:rsidR="00636A12">
        <w:rPr>
          <w:color w:val="FF0000"/>
        </w:rPr>
        <w:t xml:space="preserve">na coluna </w:t>
      </w:r>
      <w:r w:rsidR="00636A12" w:rsidRPr="00636A12">
        <w:rPr>
          <w:b/>
          <w:color w:val="FF0000"/>
        </w:rPr>
        <w:t>Tipo</w:t>
      </w:r>
      <w:r w:rsidR="00636A12">
        <w:t xml:space="preserve"> e </w:t>
      </w:r>
      <w:r w:rsidR="00636A12" w:rsidRPr="00636A12">
        <w:rPr>
          <w:color w:val="FF0000"/>
        </w:rPr>
        <w:t>mude-o</w:t>
      </w:r>
      <w:r w:rsidR="00636A12">
        <w:t xml:space="preserve"> </w:t>
      </w:r>
      <w:r>
        <w:t xml:space="preserve">para </w:t>
      </w:r>
      <w:r w:rsidRPr="00FC57C1">
        <w:rPr>
          <w:rFonts w:ascii="Courier New" w:hAnsi="Courier New" w:cs="Courier New"/>
        </w:rPr>
        <w:t>String</w:t>
      </w:r>
      <w:r>
        <w:t xml:space="preserve"> e desmarque o campo da coluna </w:t>
      </w:r>
      <w:r w:rsidRPr="00FC57C1">
        <w:rPr>
          <w:b/>
        </w:rPr>
        <w:t>Editável</w:t>
      </w:r>
      <w:r>
        <w:rPr>
          <w:b/>
        </w:rPr>
        <w:t xml:space="preserve">, </w:t>
      </w:r>
      <w:r>
        <w:t>como na figura abaixo:</w:t>
      </w:r>
    </w:p>
    <w:p w14:paraId="46B4F261" w14:textId="77777777" w:rsidR="00FC57C1" w:rsidRDefault="00FC57C1" w:rsidP="00FC57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D2F5AA" wp14:editId="25275FEA">
            <wp:extent cx="3907704" cy="3600000"/>
            <wp:effectExtent l="0" t="0" r="4445" b="6985"/>
            <wp:docPr id="50" name="Imagem 50" descr="Captura%20de%20Tela%202016-07-05%20às%2022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Tela%202016-07-05%20às%2022.08.3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4596" w14:textId="77777777" w:rsidR="00FC57C1" w:rsidRDefault="00FC57C1" w:rsidP="00FC57C1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25</w:t>
        </w:r>
      </w:fldSimple>
      <w:r>
        <w:t xml:space="preserve"> - Configuração desejável da tabela</w:t>
      </w:r>
    </w:p>
    <w:p w14:paraId="2C5156DF" w14:textId="77777777" w:rsidR="00FC57C1" w:rsidRDefault="00FC57C1" w:rsidP="00FC57C1"/>
    <w:p w14:paraId="477E7883" w14:textId="77777777" w:rsidR="00E323C7" w:rsidRDefault="00887A07" w:rsidP="00FC57C1">
      <w:r>
        <w:t>Estas configuraçõe</w:t>
      </w:r>
      <w:r w:rsidR="00687AD9">
        <w:t>s são o bastante</w:t>
      </w:r>
      <w:r w:rsidR="00E323C7">
        <w:t xml:space="preserve"> para </w:t>
      </w:r>
      <w:proofErr w:type="spellStart"/>
      <w:r w:rsidR="00E323C7">
        <w:t>xxxxx</w:t>
      </w:r>
      <w:proofErr w:type="spellEnd"/>
      <w:r w:rsidR="00687AD9">
        <w:t xml:space="preserve">. </w:t>
      </w:r>
    </w:p>
    <w:p w14:paraId="59E208B6" w14:textId="77777777" w:rsidR="00E323C7" w:rsidRDefault="00E323C7" w:rsidP="00FC57C1"/>
    <w:p w14:paraId="4F752720" w14:textId="77777777" w:rsidR="00887A07" w:rsidRDefault="00687AD9" w:rsidP="00FC57C1">
      <w:r>
        <w:t xml:space="preserve">Nossa coluna </w:t>
      </w:r>
      <w:r w:rsidRPr="00687AD9">
        <w:rPr>
          <w:color w:val="FF0000"/>
        </w:rPr>
        <w:t>N</w:t>
      </w:r>
      <w:r w:rsidR="00887A07">
        <w:t xml:space="preserve">ome será do tipo </w:t>
      </w:r>
      <w:r w:rsidR="00887A07" w:rsidRPr="00FE7F33">
        <w:rPr>
          <w:rFonts w:ascii="Courier New" w:hAnsi="Courier New" w:cs="Courier New"/>
        </w:rPr>
        <w:t>String</w:t>
      </w:r>
      <w:r w:rsidR="00887A07">
        <w:t xml:space="preserve"> por motivo óbvio, nome é um texto simples. Se mantivéssemos com o tipo </w:t>
      </w:r>
      <w:r w:rsidR="00887A07" w:rsidRPr="00FE7F33">
        <w:rPr>
          <w:rFonts w:ascii="Courier New" w:hAnsi="Courier New" w:cs="Courier New"/>
        </w:rPr>
        <w:t>Object</w:t>
      </w:r>
      <w:r w:rsidR="00887A07">
        <w:t xml:space="preserve"> o programa funcion</w:t>
      </w:r>
      <w:r w:rsidR="00E323C7">
        <w:t>a</w:t>
      </w:r>
      <w:r w:rsidR="00887A07">
        <w:t>ria</w:t>
      </w:r>
      <w:r>
        <w:rPr>
          <w:color w:val="FF0000"/>
        </w:rPr>
        <w:t>,</w:t>
      </w:r>
      <w:r w:rsidR="00887A07">
        <w:t xml:space="preserve"> mas ao invés de apresentar o nome do contato o programa mostraria a representação </w:t>
      </w:r>
      <w:proofErr w:type="spellStart"/>
      <w:r w:rsidR="00887A07" w:rsidRPr="00FE7F33">
        <w:rPr>
          <w:rFonts w:ascii="Courier New" w:hAnsi="Courier New" w:cs="Courier New"/>
        </w:rPr>
        <w:t>toString</w:t>
      </w:r>
      <w:proofErr w:type="spellEnd"/>
      <w:r w:rsidR="00887A07" w:rsidRPr="00FE7F33">
        <w:rPr>
          <w:rFonts w:ascii="Courier New" w:hAnsi="Courier New" w:cs="Courier New"/>
        </w:rPr>
        <w:t>()</w:t>
      </w:r>
      <w:r w:rsidR="00887A07">
        <w:t xml:space="preserve"> do </w:t>
      </w:r>
      <w:r w:rsidR="00887A07" w:rsidRPr="00FE7F33">
        <w:rPr>
          <w:rFonts w:ascii="Courier New" w:hAnsi="Courier New" w:cs="Courier New"/>
        </w:rPr>
        <w:t>Object</w:t>
      </w:r>
      <w:r w:rsidR="00887A07">
        <w:t xml:space="preserve"> que fosse designado a aparecer nesta coluna</w:t>
      </w:r>
      <w:r w:rsidR="00E323C7">
        <w:t>,</w:t>
      </w:r>
      <w:commentRangeStart w:id="77"/>
      <w:commentRangeStart w:id="78"/>
      <w:r w:rsidR="00E323C7">
        <w:t xml:space="preserve"> ou seja, apresentaria não o nome do </w:t>
      </w:r>
      <w:ins w:id="79" w:author="Willian" w:date="2016-07-24T21:56:00Z">
        <w:r w:rsidR="009C61AB">
          <w:t>Contato</w:t>
        </w:r>
      </w:ins>
      <w:del w:id="80" w:author="Willian" w:date="2016-07-24T21:56:00Z">
        <w:r w:rsidR="00E323C7" w:rsidDel="009C61AB">
          <w:delText>programa</w:delText>
        </w:r>
      </w:del>
      <w:r w:rsidR="00E323C7">
        <w:t xml:space="preserve"> mas um número hexadecimal por exemplo; pois c</w:t>
      </w:r>
      <w:r w:rsidR="00887A07">
        <w:t xml:space="preserve">omo nos nossos Models o atributo nome será String, o </w:t>
      </w:r>
      <w:proofErr w:type="spellStart"/>
      <w:r w:rsidR="00887A07" w:rsidRPr="00FE7F33">
        <w:rPr>
          <w:rFonts w:ascii="Courier New" w:hAnsi="Courier New" w:cs="Courier New"/>
        </w:rPr>
        <w:t>toString</w:t>
      </w:r>
      <w:proofErr w:type="spellEnd"/>
      <w:r w:rsidR="00887A07" w:rsidRPr="00FE7F33">
        <w:rPr>
          <w:rFonts w:ascii="Courier New" w:hAnsi="Courier New" w:cs="Courier New"/>
        </w:rPr>
        <w:t xml:space="preserve">() </w:t>
      </w:r>
      <w:r w:rsidR="00887A07">
        <w:t xml:space="preserve">de uma </w:t>
      </w:r>
      <w:r w:rsidR="00887A07" w:rsidRPr="00FE7F33">
        <w:rPr>
          <w:rFonts w:ascii="Courier New" w:hAnsi="Courier New" w:cs="Courier New"/>
        </w:rPr>
        <w:t>String</w:t>
      </w:r>
      <w:r w:rsidR="00887A07">
        <w:t xml:space="preserve"> é o próprio texto</w:t>
      </w:r>
      <w:ins w:id="81" w:author="Willian" w:date="2016-07-24T21:55:00Z">
        <w:r w:rsidR="009C61AB">
          <w:t xml:space="preserve">. </w:t>
        </w:r>
      </w:ins>
      <w:r w:rsidR="00DC1708">
        <w:t>Por este motivo d</w:t>
      </w:r>
      <w:r w:rsidR="00887A07">
        <w:t xml:space="preserve">eixe como </w:t>
      </w:r>
      <w:r w:rsidR="00887A07" w:rsidRPr="00FE7F33">
        <w:rPr>
          <w:rFonts w:ascii="Courier New" w:hAnsi="Courier New" w:cs="Courier New"/>
        </w:rPr>
        <w:t>String</w:t>
      </w:r>
      <w:r w:rsidR="00887A07">
        <w:t xml:space="preserve"> para que possamos interpretar melhor o que está acontecendo. </w:t>
      </w:r>
    </w:p>
    <w:p w14:paraId="5C6ADDE0" w14:textId="77777777" w:rsidR="00FC57C1" w:rsidRPr="00FC57C1" w:rsidRDefault="00FC57C1" w:rsidP="00FC57C1">
      <w:r>
        <w:t>Clique em fechar visualize como o projeto ficou. Deverá estar parecido com a seguinte imagem:</w:t>
      </w:r>
      <w:commentRangeEnd w:id="77"/>
      <w:r w:rsidR="00DC1708">
        <w:rPr>
          <w:rStyle w:val="Refdecomentrio"/>
        </w:rPr>
        <w:commentReference w:id="77"/>
      </w:r>
      <w:commentRangeEnd w:id="78"/>
      <w:r w:rsidR="009C61AB">
        <w:rPr>
          <w:rStyle w:val="Refdecomentrio"/>
        </w:rPr>
        <w:commentReference w:id="78"/>
      </w:r>
    </w:p>
    <w:p w14:paraId="0ACEBFC2" w14:textId="77777777" w:rsidR="00760083" w:rsidRDefault="00760083" w:rsidP="0029357F">
      <w:pPr>
        <w:jc w:val="center"/>
        <w:rPr>
          <w:rFonts w:ascii="Times New Roman" w:hAnsi="Times New Roman"/>
        </w:rPr>
      </w:pPr>
    </w:p>
    <w:p w14:paraId="389F1FBD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2974FB9" wp14:editId="31DA637E">
            <wp:extent cx="3453428" cy="4973017"/>
            <wp:effectExtent l="0" t="0" r="1270" b="5715"/>
            <wp:docPr id="19" name="Imagem 19" descr="imgs/p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s/p1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90" cy="498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5A38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26</w:t>
        </w:r>
      </w:fldSimple>
      <w:r w:rsidR="00FC57C1">
        <w:rPr>
          <w:noProof/>
        </w:rPr>
        <w:t xml:space="preserve"> – Preview da DashboardView</w:t>
      </w:r>
    </w:p>
    <w:p w14:paraId="223EF7E7" w14:textId="77777777" w:rsidR="00E04EBF" w:rsidRDefault="00E04EBF" w:rsidP="00362EC6">
      <w:pPr>
        <w:rPr>
          <w:rFonts w:ascii="Times New Roman" w:hAnsi="Times New Roman"/>
        </w:rPr>
      </w:pPr>
    </w:p>
    <w:p w14:paraId="64B91F6C" w14:textId="77777777" w:rsidR="005A48A6" w:rsidRDefault="007F09FD" w:rsidP="004A0689">
      <w:r w:rsidRPr="007F09FD">
        <w:t>Finalmente finalizamos nossas telas. Na aula seguinte iremos terminar nossa camada Model e dar início a camada Controller.</w:t>
      </w:r>
    </w:p>
    <w:p w14:paraId="2CF76F84" w14:textId="77777777" w:rsidR="004A2467" w:rsidRDefault="004A2467" w:rsidP="005A48A6">
      <w:pPr>
        <w:pStyle w:val="Ttulo3"/>
      </w:pPr>
      <w:r>
        <w:t>2.2</w:t>
      </w:r>
      <w:r w:rsidR="005A48A6" w:rsidRPr="007F09FD">
        <w:t xml:space="preserve"> - Codificando nossos Models</w:t>
      </w:r>
    </w:p>
    <w:p w14:paraId="2B7DE968" w14:textId="77777777" w:rsidR="004A2467" w:rsidRPr="002635CC" w:rsidRDefault="004A2467" w:rsidP="004A2467">
      <w:pPr>
        <w:rPr>
          <w:rFonts w:ascii="Times New Roman" w:hAnsi="Times New Roman"/>
        </w:rPr>
      </w:pPr>
      <w:r w:rsidRPr="007F09FD">
        <w:t xml:space="preserve">Antes de mergulhar na camada de </w:t>
      </w:r>
      <w:proofErr w:type="spellStart"/>
      <w:r w:rsidRPr="007F09FD">
        <w:t>Controllers</w:t>
      </w:r>
      <w:proofErr w:type="spellEnd"/>
      <w:r w:rsidRPr="007F09FD">
        <w:t xml:space="preserve"> precisamos finalizar nossa camada Model, codificando o </w:t>
      </w:r>
      <w:r w:rsidRPr="002635CC">
        <w:rPr>
          <w:rFonts w:ascii="Courier New" w:hAnsi="Courier New" w:cs="Courier New"/>
        </w:rPr>
        <w:t>enum</w:t>
      </w:r>
      <w:r w:rsidRPr="007F09FD">
        <w:t xml:space="preserve"> e a classe </w:t>
      </w:r>
      <w:proofErr w:type="spellStart"/>
      <w:r w:rsidRPr="002635CC">
        <w:rPr>
          <w:rFonts w:ascii="Courier New" w:hAnsi="Courier New" w:cs="Courier New"/>
        </w:rPr>
        <w:t>Contact</w:t>
      </w:r>
      <w:proofErr w:type="spellEnd"/>
      <w:r w:rsidRPr="007F09FD">
        <w:t xml:space="preserve">. </w:t>
      </w:r>
      <w:r>
        <w:t xml:space="preserve">Lembre que o Controller é o que faz o intermédio entre a camada Model e View, ou seja, a comunicação entre elas. Já finalizamos nossa camada View, agora terminaremos a camada Model para só então criarmos a ligação entre elas: os </w:t>
      </w:r>
      <w:proofErr w:type="spellStart"/>
      <w:r>
        <w:t>Controllers</w:t>
      </w:r>
      <w:proofErr w:type="spellEnd"/>
      <w:r>
        <w:t xml:space="preserve">. </w:t>
      </w:r>
      <w:r w:rsidRPr="007F09FD">
        <w:t>Relembre o diagrama</w:t>
      </w:r>
      <w:r>
        <w:t xml:space="preserve"> dos nossos Models</w:t>
      </w:r>
      <w:r w:rsidRPr="007F09FD">
        <w:t>:</w:t>
      </w:r>
    </w:p>
    <w:p w14:paraId="186FF514" w14:textId="77777777" w:rsidR="004A2467" w:rsidRDefault="004A2467" w:rsidP="004A2467">
      <w:pPr>
        <w:pStyle w:val="Ttulo3"/>
        <w:keepNext/>
        <w:jc w:val="center"/>
      </w:pPr>
      <w:r>
        <w:rPr>
          <w:noProof/>
        </w:rPr>
        <w:lastRenderedPageBreak/>
        <w:drawing>
          <wp:inline distT="0" distB="0" distL="0" distR="0" wp14:anchorId="2227B935" wp14:editId="68F8F753">
            <wp:extent cx="3694876" cy="1396552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s/p1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667" cy="14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BFE2" w14:textId="77777777" w:rsidR="004A2467" w:rsidRDefault="004A2467" w:rsidP="004A2467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27</w:t>
        </w:r>
      </w:fldSimple>
      <w:r>
        <w:rPr>
          <w:noProof/>
        </w:rPr>
        <w:t xml:space="preserve"> – Relacionamento Contact e Group</w:t>
      </w:r>
    </w:p>
    <w:p w14:paraId="68E2FCBE" w14:textId="77777777" w:rsidR="004A2467" w:rsidRPr="007F09FD" w:rsidRDefault="004A2467" w:rsidP="005A48A6">
      <w:pPr>
        <w:pStyle w:val="Ttulo3"/>
        <w:rPr>
          <w:rFonts w:ascii="Times New Roman" w:hAnsi="Times New Roman"/>
          <w:sz w:val="27"/>
        </w:rPr>
      </w:pPr>
    </w:p>
    <w:p w14:paraId="6706F557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Primeiramente vamos criar nosso </w:t>
      </w:r>
      <w:r w:rsidRPr="00A20714">
        <w:rPr>
          <w:rFonts w:ascii="Courier New" w:hAnsi="Courier New" w:cs="Courier New"/>
        </w:rPr>
        <w:t>enum</w:t>
      </w:r>
      <w:r w:rsidRPr="007F09FD">
        <w:t xml:space="preserve">. Crie um novo pacote chamado </w:t>
      </w:r>
      <w:r w:rsidRPr="00A20714">
        <w:rPr>
          <w:rFonts w:ascii="Courier New" w:hAnsi="Courier New" w:cs="Courier New"/>
        </w:rPr>
        <w:t>Models</w:t>
      </w:r>
      <w:r w:rsidRPr="007F09FD">
        <w:t xml:space="preserve"> e clique no menu </w:t>
      </w:r>
      <w:r w:rsidRPr="007F09FD">
        <w:rPr>
          <w:b/>
          <w:bCs/>
        </w:rPr>
        <w:t>Arquivo &gt; Novo Arquivo</w:t>
      </w:r>
      <w:r w:rsidRPr="007F09FD">
        <w:t>.</w:t>
      </w:r>
    </w:p>
    <w:p w14:paraId="10FEEF2A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Ao invés de criar uma classe. Crie um </w:t>
      </w:r>
      <w:r w:rsidRPr="00A20714">
        <w:rPr>
          <w:rFonts w:ascii="Courier New" w:hAnsi="Courier New" w:cs="Courier New"/>
        </w:rPr>
        <w:t>enum</w:t>
      </w:r>
      <w:r w:rsidRPr="007F09FD">
        <w:t>:</w:t>
      </w:r>
    </w:p>
    <w:p w14:paraId="1F29C898" w14:textId="77777777" w:rsidR="005A48A6" w:rsidRDefault="005A48A6" w:rsidP="005A48A6">
      <w:pPr>
        <w:rPr>
          <w:rFonts w:ascii="Times New Roman" w:hAnsi="Times New Roman"/>
        </w:rPr>
      </w:pPr>
    </w:p>
    <w:p w14:paraId="21013AC0" w14:textId="77777777" w:rsidR="005A48A6" w:rsidRDefault="005A48A6" w:rsidP="005A48A6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32351986" wp14:editId="3A20F283">
            <wp:extent cx="4798555" cy="3363685"/>
            <wp:effectExtent l="0" t="0" r="2540" b="0"/>
            <wp:docPr id="20" name="Imagem 20" descr="imgs/p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s/p2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67" cy="337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8ED2" w14:textId="77777777" w:rsidR="005A48A6" w:rsidRDefault="005A48A6" w:rsidP="005A48A6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>
          <w:rPr>
            <w:noProof/>
          </w:rPr>
          <w:t>28</w:t>
        </w:r>
      </w:fldSimple>
      <w:r>
        <w:rPr>
          <w:noProof/>
        </w:rPr>
        <w:t xml:space="preserve"> – Tela Novo Arquivo</w:t>
      </w:r>
    </w:p>
    <w:p w14:paraId="396EFB89" w14:textId="77777777" w:rsidR="005A48A6" w:rsidRDefault="005A48A6" w:rsidP="005A48A6">
      <w:pPr>
        <w:rPr>
          <w:rFonts w:ascii="Times New Roman" w:hAnsi="Times New Roman"/>
        </w:rPr>
      </w:pPr>
    </w:p>
    <w:p w14:paraId="71B48A29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De o nome </w:t>
      </w:r>
      <w:proofErr w:type="spellStart"/>
      <w:r w:rsidRPr="00A20714">
        <w:rPr>
          <w:rFonts w:ascii="Courier New" w:hAnsi="Courier New" w:cs="Courier New"/>
        </w:rPr>
        <w:t>Group</w:t>
      </w:r>
      <w:proofErr w:type="spellEnd"/>
      <w:r w:rsidRPr="007F09FD">
        <w:t xml:space="preserve"> para ele e coloque-o no pacote </w:t>
      </w:r>
      <w:r w:rsidRPr="00A20714">
        <w:rPr>
          <w:rFonts w:ascii="Courier New" w:hAnsi="Courier New" w:cs="Courier New"/>
        </w:rPr>
        <w:t>Models</w:t>
      </w:r>
      <w:r w:rsidRPr="007F09FD">
        <w:t>.</w:t>
      </w:r>
    </w:p>
    <w:p w14:paraId="36254D77" w14:textId="77777777" w:rsidR="005A48A6" w:rsidRDefault="005A48A6" w:rsidP="005A48A6">
      <w:pPr>
        <w:pStyle w:val="Ttulo4"/>
      </w:pPr>
    </w:p>
    <w:p w14:paraId="5019B0C3" w14:textId="77777777" w:rsidR="005A48A6" w:rsidRDefault="005A48A6" w:rsidP="005A48A6">
      <w:pPr>
        <w:pStyle w:val="Ttulo4"/>
        <w:keepNext/>
        <w:jc w:val="center"/>
      </w:pPr>
      <w:r>
        <w:rPr>
          <w:noProof/>
        </w:rPr>
        <w:lastRenderedPageBreak/>
        <w:drawing>
          <wp:inline distT="0" distB="0" distL="0" distR="0" wp14:anchorId="1D045459" wp14:editId="4A249C1E">
            <wp:extent cx="4092877" cy="2876818"/>
            <wp:effectExtent l="25400" t="25400" r="22225" b="19050"/>
            <wp:docPr id="23" name="Imagem 23" descr="imgs/p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s/p2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04" cy="2881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9EFD37" w14:textId="77777777" w:rsidR="005A48A6" w:rsidRDefault="005A48A6" w:rsidP="005A48A6">
      <w:pPr>
        <w:pStyle w:val="Legenda"/>
        <w:jc w:val="center"/>
      </w:pPr>
      <w:r>
        <w:t xml:space="preserve">Figura 5. </w:t>
      </w:r>
      <w:fldSimple w:instr=" SEQ Figura_5. \* ARABIC ">
        <w:r>
          <w:rPr>
            <w:noProof/>
          </w:rPr>
          <w:t>29</w:t>
        </w:r>
      </w:fldSimple>
      <w:r>
        <w:t xml:space="preserve"> – Tela configuração do arquivo</w:t>
      </w:r>
    </w:p>
    <w:p w14:paraId="6264C852" w14:textId="77777777" w:rsidR="005A48A6" w:rsidRDefault="005A48A6" w:rsidP="005A48A6">
      <w:pPr>
        <w:pStyle w:val="Ttulo4"/>
      </w:pPr>
    </w:p>
    <w:p w14:paraId="4F65EB79" w14:textId="77777777" w:rsidR="005A48A6" w:rsidRPr="009D2A1B" w:rsidRDefault="004A2467" w:rsidP="005A48A6">
      <w:pPr>
        <w:pStyle w:val="Ttulo4"/>
      </w:pPr>
      <w:r>
        <w:t>2.2</w:t>
      </w:r>
      <w:r w:rsidR="005A48A6">
        <w:t xml:space="preserve">.1 - </w:t>
      </w:r>
      <w:r w:rsidR="005A48A6" w:rsidRPr="007F09FD">
        <w:t xml:space="preserve">Enum </w:t>
      </w:r>
      <w:proofErr w:type="spellStart"/>
      <w:r w:rsidR="005A48A6" w:rsidRPr="007F09FD">
        <w:t>Group</w:t>
      </w:r>
      <w:proofErr w:type="spellEnd"/>
    </w:p>
    <w:p w14:paraId="14075A33" w14:textId="77777777" w:rsidR="005A48A6" w:rsidRDefault="005A48A6" w:rsidP="005A48A6">
      <w:r w:rsidRPr="007F09FD">
        <w:t xml:space="preserve">Como dito anteriormente o </w:t>
      </w:r>
      <w:r w:rsidRPr="00A20714">
        <w:rPr>
          <w:rFonts w:ascii="Courier New" w:hAnsi="Courier New" w:cs="Courier New"/>
        </w:rPr>
        <w:t>enum</w:t>
      </w:r>
      <w:r w:rsidRPr="007F09FD">
        <w:t xml:space="preserve"> é um conjunto de valores enumerados. Em Java podemos utilizar </w:t>
      </w:r>
      <w:r w:rsidRPr="00A20714">
        <w:rPr>
          <w:rFonts w:ascii="Courier New" w:hAnsi="Courier New" w:cs="Courier New"/>
        </w:rPr>
        <w:t>enums</w:t>
      </w:r>
      <w:r w:rsidRPr="007F09FD">
        <w:t xml:space="preserve"> com</w:t>
      </w:r>
      <w:r>
        <w:rPr>
          <w:color w:val="FF0000"/>
        </w:rPr>
        <w:t>o</w:t>
      </w:r>
      <w:r w:rsidRPr="007F09FD">
        <w:t xml:space="preserve"> </w:t>
      </w:r>
      <w:r w:rsidRPr="00A20714">
        <w:rPr>
          <w:rFonts w:ascii="Courier New" w:hAnsi="Courier New" w:cs="Courier New"/>
        </w:rPr>
        <w:t>Strings</w:t>
      </w:r>
      <w:r w:rsidRPr="007F09FD">
        <w:t xml:space="preserve"> ao invés de inteiros. Isso facilita </w:t>
      </w:r>
      <w:r>
        <w:t xml:space="preserve">o trabalho </w:t>
      </w:r>
      <w:r w:rsidRPr="007F09FD">
        <w:t xml:space="preserve">pois além de restringir os valores de </w:t>
      </w:r>
      <w:proofErr w:type="spellStart"/>
      <w:r w:rsidRPr="00A20714">
        <w:rPr>
          <w:rFonts w:ascii="Courier New" w:hAnsi="Courier New" w:cs="Courier New"/>
        </w:rPr>
        <w:t>Group</w:t>
      </w:r>
      <w:proofErr w:type="spellEnd"/>
      <w:r w:rsidRPr="007F09FD">
        <w:t xml:space="preserve">, poderemos popular o </w:t>
      </w:r>
      <w:proofErr w:type="spellStart"/>
      <w:r w:rsidRPr="007F09FD">
        <w:t>Combobox</w:t>
      </w:r>
      <w:proofErr w:type="spellEnd"/>
      <w:r w:rsidRPr="007F09FD">
        <w:t xml:space="preserve"> criado na tela de Cadastro/Edição com os valores do </w:t>
      </w:r>
      <w:r w:rsidRPr="007F09FD">
        <w:rPr>
          <w:rFonts w:ascii="Verdana" w:hAnsi="Verdana"/>
        </w:rPr>
        <w:t>enum</w:t>
      </w:r>
      <w:r w:rsidRPr="007F09FD">
        <w:t xml:space="preserve"> </w:t>
      </w:r>
      <w:proofErr w:type="spellStart"/>
      <w:r w:rsidRPr="00A20714">
        <w:rPr>
          <w:rFonts w:ascii="Courier New" w:hAnsi="Courier New" w:cs="Courier New"/>
        </w:rPr>
        <w:t>Group</w:t>
      </w:r>
      <w:proofErr w:type="spellEnd"/>
      <w:r w:rsidRPr="007F09FD">
        <w:t>.</w:t>
      </w:r>
    </w:p>
    <w:p w14:paraId="791C16D0" w14:textId="77777777" w:rsidR="005A48A6" w:rsidRDefault="005A48A6" w:rsidP="005A48A6"/>
    <w:p w14:paraId="45A423EC" w14:textId="77777777" w:rsidR="005A48A6" w:rsidRPr="007F09FD" w:rsidRDefault="005A48A6" w:rsidP="005A48A6">
      <w:pPr>
        <w:rPr>
          <w:rFonts w:ascii="Times New Roman" w:hAnsi="Times New Roman"/>
        </w:rPr>
      </w:pPr>
      <w:r>
        <w:t xml:space="preserve">Abaixo temos a nossa classe </w:t>
      </w:r>
      <w:proofErr w:type="spellStart"/>
      <w:r>
        <w:t>Group</w:t>
      </w:r>
      <w:proofErr w:type="spellEnd"/>
      <w:r>
        <w:t xml:space="preserve">. Verifique seu código e </w:t>
      </w:r>
      <w:r w:rsidRPr="009B388E">
        <w:rPr>
          <w:b/>
        </w:rPr>
        <w:t>insira os novos trechos</w:t>
      </w:r>
      <w:r>
        <w:t xml:space="preserve"> para que sua classe fique como esta:</w:t>
      </w:r>
    </w:p>
    <w:p w14:paraId="4502E00A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Models;  </w:t>
      </w:r>
    </w:p>
    <w:p w14:paraId="1A59A82B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C952680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enum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0F2F524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CoWorkers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"Trabalho"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03B30447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Family(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"Famí</w:t>
      </w:r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lia"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05B7D2FE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Friends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"Amigos"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782605E9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School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"Escola"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BDBFF1" w14:textId="77777777" w:rsidR="005A48A6" w:rsidRPr="00202059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Acquaintance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Conhecidos</w:t>
      </w:r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B797883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</w:p>
    <w:p w14:paraId="3E110C03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F06A170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6C1111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75A0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48D788AD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  * @param </w:t>
      </w:r>
      <w:proofErr w:type="spellStart"/>
      <w:r w:rsidRPr="00575A0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0FA323FA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   */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A7DA1B" w14:textId="77777777" w:rsidR="005A48A6" w:rsidRPr="00E97BA6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Group(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final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String text) {  </w:t>
      </w:r>
    </w:p>
    <w:p w14:paraId="4266FEB2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45D80C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7DFA16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EFDA89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75A03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575A03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9F8A9D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toString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1095A8DE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87BFBA1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771250F" w14:textId="77777777" w:rsidR="005A48A6" w:rsidRPr="00575A03" w:rsidRDefault="005A48A6" w:rsidP="005A48A6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AA7748F" w14:textId="77777777" w:rsidR="005A48A6" w:rsidRDefault="005A48A6" w:rsidP="005A48A6">
      <w:pPr>
        <w:pStyle w:val="Subttulo"/>
        <w:jc w:val="center"/>
      </w:pPr>
      <w:r>
        <w:lastRenderedPageBreak/>
        <w:t>Listagem 5.1</w:t>
      </w:r>
    </w:p>
    <w:p w14:paraId="452F700F" w14:textId="77777777" w:rsidR="005A48A6" w:rsidRPr="007F09FD" w:rsidRDefault="005A48A6" w:rsidP="005A48A6">
      <w:pPr>
        <w:rPr>
          <w:rFonts w:ascii="Times New Roman" w:hAnsi="Times New Roman"/>
        </w:rPr>
      </w:pPr>
      <w:r>
        <w:t xml:space="preserve">Após termos alterado nossa classe </w:t>
      </w:r>
      <w:proofErr w:type="spellStart"/>
      <w:r>
        <w:t>Group</w:t>
      </w:r>
      <w:proofErr w:type="spellEnd"/>
      <w:r>
        <w:t xml:space="preserve"> para aceitar valores String ao invés de Integer, </w:t>
      </w:r>
      <w:r w:rsidRPr="009B388E">
        <w:rPr>
          <w:b/>
        </w:rPr>
        <w:t>vamos analisar o código</w:t>
      </w:r>
      <w:r>
        <w:t xml:space="preserve"> por parte</w:t>
      </w:r>
      <w:r w:rsidRPr="007F09FD">
        <w:t>s</w:t>
      </w:r>
      <w:r>
        <w:t>, começando pela declaração da classe</w:t>
      </w:r>
      <w:r w:rsidRPr="007F09FD">
        <w:t>:</w:t>
      </w:r>
    </w:p>
    <w:p w14:paraId="47EACEAF" w14:textId="77777777" w:rsidR="005A48A6" w:rsidRDefault="005A48A6" w:rsidP="005A48A6">
      <w:pPr>
        <w:jc w:val="center"/>
      </w:pPr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enum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</w:p>
    <w:p w14:paraId="1607E43F" w14:textId="77777777" w:rsidR="005A48A6" w:rsidRDefault="005A48A6" w:rsidP="005A48A6"/>
    <w:p w14:paraId="47CC021A" w14:textId="77777777" w:rsidR="005A48A6" w:rsidRPr="007F09FD" w:rsidRDefault="005A48A6" w:rsidP="005A48A6">
      <w:pPr>
        <w:rPr>
          <w:rFonts w:ascii="Times New Roman" w:hAnsi="Times New Roman"/>
        </w:rPr>
      </w:pPr>
      <w:r>
        <w:t xml:space="preserve">O </w:t>
      </w:r>
      <w:r w:rsidRPr="007F09FD">
        <w:t>trecho</w:t>
      </w:r>
      <w:r>
        <w:t xml:space="preserve"> acima</w:t>
      </w:r>
      <w:r w:rsidRPr="007F09FD">
        <w:t xml:space="preserve"> é a declaração do</w:t>
      </w:r>
      <w:r>
        <w:t>s</w:t>
      </w:r>
      <w:r w:rsidRPr="007F09FD">
        <w:t xml:space="preserve"> </w:t>
      </w:r>
      <w:r w:rsidRPr="00A20714">
        <w:rPr>
          <w:rFonts w:ascii="Courier New" w:hAnsi="Courier New" w:cs="Courier New"/>
        </w:rPr>
        <w:t>enum</w:t>
      </w:r>
      <w:r w:rsidRPr="007F09FD">
        <w:t xml:space="preserve">. Semelhante à declaração da classe, aqui especificamos o nome do </w:t>
      </w:r>
      <w:r w:rsidRPr="00A20714">
        <w:rPr>
          <w:rFonts w:ascii="Courier New" w:hAnsi="Courier New" w:cs="Courier New"/>
        </w:rPr>
        <w:t>enum</w:t>
      </w:r>
      <w:r w:rsidRPr="007F09FD">
        <w:t>.</w:t>
      </w:r>
    </w:p>
    <w:p w14:paraId="787988A4" w14:textId="77777777" w:rsidR="005A48A6" w:rsidRPr="00575A03" w:rsidRDefault="005A48A6" w:rsidP="005A48A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CoWorkers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"Trabalho"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697BFCAD" w14:textId="77777777" w:rsidR="005A48A6" w:rsidRPr="00575A03" w:rsidRDefault="005A48A6" w:rsidP="005A48A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Family(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"Famí</w:t>
      </w:r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lia"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549977DA" w14:textId="77777777" w:rsidR="005A48A6" w:rsidRPr="00575A03" w:rsidRDefault="005A48A6" w:rsidP="005A48A6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Friends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"Amigos"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  </w:t>
      </w:r>
    </w:p>
    <w:p w14:paraId="1E97BB77" w14:textId="77777777" w:rsidR="005A48A6" w:rsidRPr="00F932A2" w:rsidRDefault="005A48A6" w:rsidP="005A48A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School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"Escola"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FF92D5" w14:textId="77777777" w:rsidR="005A48A6" w:rsidRPr="00575A03" w:rsidRDefault="005A48A6" w:rsidP="005A48A6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Acquaintance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Conhecidos</w:t>
      </w:r>
      <w:r w:rsidRPr="00575A03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10B0BD9D" w14:textId="77777777" w:rsidR="005A48A6" w:rsidRDefault="005A48A6" w:rsidP="005A48A6">
      <w:pPr>
        <w:pStyle w:val="Subttulo"/>
        <w:numPr>
          <w:ilvl w:val="0"/>
          <w:numId w:val="0"/>
        </w:numPr>
        <w:ind w:left="1080"/>
        <w:jc w:val="center"/>
      </w:pPr>
      <w:r>
        <w:t>Listagem 5.2</w:t>
      </w:r>
    </w:p>
    <w:p w14:paraId="6766E768" w14:textId="77777777" w:rsidR="005A48A6" w:rsidRPr="007F09FD" w:rsidRDefault="005A48A6" w:rsidP="005A48A6">
      <w:pPr>
        <w:rPr>
          <w:rFonts w:ascii="Times New Roman" w:hAnsi="Times New Roman"/>
        </w:rPr>
      </w:pPr>
      <w:r>
        <w:t>Na listagem acima</w:t>
      </w:r>
      <w:r w:rsidRPr="007F09FD">
        <w:t xml:space="preserve"> definimos os casos do </w:t>
      </w:r>
      <w:r w:rsidRPr="00A20714">
        <w:rPr>
          <w:rFonts w:ascii="Courier New" w:hAnsi="Courier New" w:cs="Courier New"/>
        </w:rPr>
        <w:t>enum</w:t>
      </w:r>
      <w:r w:rsidRPr="007F09FD">
        <w:t>. Em outras palavras, são os possíveis valores que uma variável do tipo</w:t>
      </w:r>
      <w:r>
        <w:t xml:space="preserve"> </w:t>
      </w:r>
      <w:proofErr w:type="spellStart"/>
      <w:r w:rsidRPr="00A20714">
        <w:rPr>
          <w:rFonts w:ascii="Courier New" w:hAnsi="Courier New" w:cs="Courier New"/>
        </w:rPr>
        <w:t>Group</w:t>
      </w:r>
      <w:proofErr w:type="spellEnd"/>
      <w:r w:rsidRPr="007F09FD">
        <w:t xml:space="preserve"> poderá assumir.</w:t>
      </w:r>
      <w:r>
        <w:t xml:space="preserve"> Neste exemplo estamos utilizando enums com valores String.</w:t>
      </w:r>
    </w:p>
    <w:p w14:paraId="71C86389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Até aqui temos o básico para criação de um </w:t>
      </w:r>
      <w:r w:rsidRPr="00A20714">
        <w:rPr>
          <w:rFonts w:ascii="Courier New" w:hAnsi="Courier New" w:cs="Courier New"/>
        </w:rPr>
        <w:t>enum</w:t>
      </w:r>
      <w:r w:rsidRPr="007F09FD">
        <w:t xml:space="preserve">, mas o propósito maior é preencher o </w:t>
      </w:r>
      <w:proofErr w:type="spellStart"/>
      <w:r w:rsidRPr="007F09FD">
        <w:t>Combobox</w:t>
      </w:r>
      <w:proofErr w:type="spellEnd"/>
      <w:r w:rsidRPr="007F09FD">
        <w:t xml:space="preserve"> com os possíveis valores deste </w:t>
      </w:r>
      <w:r w:rsidRPr="00A20714">
        <w:rPr>
          <w:rFonts w:ascii="Courier New" w:hAnsi="Courier New" w:cs="Courier New"/>
        </w:rPr>
        <w:t>enum</w:t>
      </w:r>
      <w:r w:rsidRPr="007F09FD">
        <w:t>. Para isto devemos implementar um construtor privado e sobrepor o método</w:t>
      </w:r>
      <w: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toString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  <w:r w:rsidRPr="00A20714">
        <w:rPr>
          <w:rFonts w:ascii="Courier New" w:hAnsi="Courier New" w:cs="Courier New"/>
        </w:rPr>
        <w:t>.</w:t>
      </w:r>
      <w:r w:rsidRPr="007F09FD">
        <w:t xml:space="preserve"> Esta implementação é utilizada internamente na biblioteca Swing.</w:t>
      </w:r>
    </w:p>
    <w:p w14:paraId="2F9F680C" w14:textId="77777777" w:rsidR="005A48A6" w:rsidRDefault="005A48A6" w:rsidP="005A48A6">
      <w:pPr>
        <w:jc w:val="center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</w:t>
      </w:r>
    </w:p>
    <w:p w14:paraId="11674FC8" w14:textId="77777777" w:rsidR="005A48A6" w:rsidRDefault="005A48A6" w:rsidP="005A48A6">
      <w:pP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14:paraId="436C60B5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Este atributo assumirá o valor textual do </w:t>
      </w:r>
      <w:r w:rsidRPr="00A20714">
        <w:rPr>
          <w:rFonts w:ascii="Courier New" w:hAnsi="Courier New" w:cs="Courier New"/>
        </w:rPr>
        <w:t>enum</w:t>
      </w:r>
      <w:r w:rsidRPr="007F09FD">
        <w:t xml:space="preserve">, que será requerido pelo componente </w:t>
      </w:r>
      <w:proofErr w:type="spellStart"/>
      <w:r w:rsidRPr="007F09FD">
        <w:t>Combobox</w:t>
      </w:r>
      <w:proofErr w:type="spellEnd"/>
      <w:r w:rsidRPr="007F09FD">
        <w:t>.</w:t>
      </w:r>
    </w:p>
    <w:p w14:paraId="2FC6CA4F" w14:textId="77777777" w:rsidR="005A48A6" w:rsidRPr="00E97BA6" w:rsidRDefault="005A48A6" w:rsidP="005A48A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Group(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final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String text) {  </w:t>
      </w:r>
    </w:p>
    <w:p w14:paraId="784C0845" w14:textId="77777777" w:rsidR="005A48A6" w:rsidRPr="00575A03" w:rsidRDefault="005A48A6" w:rsidP="005A48A6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7E63B86" w14:textId="77777777" w:rsidR="005A48A6" w:rsidRPr="00F2704A" w:rsidRDefault="005A48A6" w:rsidP="005A48A6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65247" w14:textId="77777777" w:rsidR="005A48A6" w:rsidRDefault="005A48A6" w:rsidP="005A48A6">
      <w:pPr>
        <w:pStyle w:val="Subttulo"/>
        <w:jc w:val="center"/>
      </w:pPr>
      <w:r>
        <w:t>Listagem 5.3</w:t>
      </w:r>
    </w:p>
    <w:p w14:paraId="1A0F5C64" w14:textId="77777777" w:rsidR="005A48A6" w:rsidRDefault="005A48A6" w:rsidP="005A48A6"/>
    <w:p w14:paraId="5A581FB3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Este é o método construtor. </w:t>
      </w:r>
      <w:commentRangeStart w:id="82"/>
      <w:r w:rsidRPr="007F09FD">
        <w:t xml:space="preserve">Diferente das classes, o </w:t>
      </w:r>
      <w:r w:rsidRPr="00A20714">
        <w:rPr>
          <w:rFonts w:ascii="Courier New" w:hAnsi="Courier New" w:cs="Courier New"/>
        </w:rPr>
        <w:t>enum</w:t>
      </w:r>
      <w:r w:rsidRPr="007F09FD">
        <w:t xml:space="preserve"> necessita de um construtor privado nestes casos especiais.</w:t>
      </w:r>
      <w:commentRangeEnd w:id="82"/>
      <w:r w:rsidR="00272CFE">
        <w:rPr>
          <w:rStyle w:val="Refdecomentrio"/>
        </w:rPr>
        <w:commentReference w:id="82"/>
      </w:r>
      <w:ins w:id="83" w:author="Willian" w:date="2016-07-25T00:19:00Z">
        <w:r w:rsidR="00D74F91">
          <w:t xml:space="preserve"> O modificador de acesso deste </w:t>
        </w:r>
        <w:r w:rsidR="00D74F91" w:rsidRPr="00D74F91">
          <w:rPr>
            <w:rFonts w:ascii="Courier New" w:hAnsi="Courier New" w:cs="Courier New"/>
            <w:rPrChange w:id="84" w:author="Willian" w:date="2016-07-25T00:23:00Z">
              <w:rPr/>
            </w:rPrChange>
          </w:rPr>
          <w:t>enum</w:t>
        </w:r>
        <w:r w:rsidR="00D74F91">
          <w:t xml:space="preserve"> deve ser privado porque devemos impedir que o atributo </w:t>
        </w:r>
        <w:proofErr w:type="spellStart"/>
        <w:r w:rsidR="00D74F91" w:rsidRPr="00D74F91">
          <w:rPr>
            <w:rFonts w:ascii="Courier New" w:hAnsi="Courier New" w:cs="Courier New"/>
            <w:rPrChange w:id="85" w:author="Willian" w:date="2016-07-25T00:23:00Z">
              <w:rPr/>
            </w:rPrChange>
          </w:rPr>
          <w:t>text</w:t>
        </w:r>
        <w:proofErr w:type="spellEnd"/>
        <w:r w:rsidR="00D74F91">
          <w:t xml:space="preserve"> seja inicializado, isso poderia abrir a possibilidade de atribuirmos qualquer valor ao </w:t>
        </w:r>
        <w:r w:rsidR="00D74F91" w:rsidRPr="00D74F91">
          <w:rPr>
            <w:rFonts w:ascii="Courier New" w:hAnsi="Courier New" w:cs="Courier New"/>
            <w:rPrChange w:id="86" w:author="Willian" w:date="2016-07-25T00:23:00Z">
              <w:rPr/>
            </w:rPrChange>
          </w:rPr>
          <w:t>enum</w:t>
        </w:r>
        <w:r w:rsidR="00D74F91">
          <w:t>, e este n</w:t>
        </w:r>
      </w:ins>
      <w:ins w:id="87" w:author="Willian" w:date="2016-07-25T00:22:00Z">
        <w:r w:rsidR="00D74F91">
          <w:t xml:space="preserve">ão é o objetivo dele. Então restringimos o construtor para mantermos a integridade do </w:t>
        </w:r>
        <w:r w:rsidR="00D74F91" w:rsidRPr="00D74F91">
          <w:rPr>
            <w:rFonts w:ascii="Courier New" w:hAnsi="Courier New" w:cs="Courier New"/>
            <w:rPrChange w:id="88" w:author="Willian" w:date="2016-07-25T00:23:00Z">
              <w:rPr/>
            </w:rPrChange>
          </w:rPr>
          <w:t>enum</w:t>
        </w:r>
        <w:r w:rsidR="00D74F91">
          <w:t>.</w:t>
        </w:r>
      </w:ins>
    </w:p>
    <w:p w14:paraId="01C4F8C9" w14:textId="77777777" w:rsidR="005A48A6" w:rsidRPr="00575A03" w:rsidRDefault="005A48A6" w:rsidP="005A48A6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75A03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575A03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C88F9ED" w14:textId="77777777" w:rsidR="005A48A6" w:rsidRPr="00575A03" w:rsidRDefault="005A48A6" w:rsidP="005A48A6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toString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2DE9012C" w14:textId="77777777" w:rsidR="005A48A6" w:rsidRPr="00575A03" w:rsidRDefault="005A48A6" w:rsidP="005A48A6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75A03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EDEBA24" w14:textId="77777777" w:rsidR="005A48A6" w:rsidRPr="00F2704A" w:rsidRDefault="005A48A6" w:rsidP="005A48A6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575A0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97EA05" w14:textId="77777777" w:rsidR="005A48A6" w:rsidRDefault="005A48A6" w:rsidP="005A48A6">
      <w:pPr>
        <w:pStyle w:val="Subttulo"/>
        <w:jc w:val="center"/>
      </w:pPr>
      <w:r>
        <w:t>Listagem 5.4</w:t>
      </w:r>
    </w:p>
    <w:p w14:paraId="5BF98DB8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Como aprendemos o </w:t>
      </w:r>
      <w:proofErr w:type="spellStart"/>
      <w:proofErr w:type="gramStart"/>
      <w:r w:rsidRPr="00A20714">
        <w:rPr>
          <w:rFonts w:ascii="Courier New" w:hAnsi="Courier New" w:cs="Courier New"/>
        </w:rPr>
        <w:t>toString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 xml:space="preserve"> converte o objeto para uma forma textual.</w:t>
      </w:r>
    </w:p>
    <w:p w14:paraId="0FBEA5C3" w14:textId="77777777" w:rsidR="005A48A6" w:rsidRPr="006A32D3" w:rsidRDefault="004A2467" w:rsidP="005A48A6">
      <w:pPr>
        <w:pStyle w:val="Ttulo4"/>
      </w:pPr>
      <w:r>
        <w:t>2.2</w:t>
      </w:r>
      <w:r w:rsidR="005A48A6">
        <w:t xml:space="preserve">.2 - </w:t>
      </w:r>
      <w:r w:rsidR="005A48A6" w:rsidRPr="007F09FD">
        <w:t xml:space="preserve">Classe </w:t>
      </w:r>
      <w:proofErr w:type="spellStart"/>
      <w:r w:rsidR="005A48A6" w:rsidRPr="007F09FD">
        <w:t>Contact</w:t>
      </w:r>
      <w:proofErr w:type="spellEnd"/>
    </w:p>
    <w:p w14:paraId="1FE9DC1E" w14:textId="77777777" w:rsidR="005A48A6" w:rsidRDefault="005A48A6" w:rsidP="005A48A6">
      <w:r>
        <w:t xml:space="preserve">Agora vamos entender um pouco sobre a classe </w:t>
      </w:r>
      <w:proofErr w:type="spellStart"/>
      <w:r w:rsidRPr="003E6877">
        <w:rPr>
          <w:rFonts w:ascii="Courier New" w:hAnsi="Courier New" w:cs="Courier New"/>
        </w:rPr>
        <w:t>Contact</w:t>
      </w:r>
      <w:proofErr w:type="spellEnd"/>
      <w:r>
        <w:t>.</w:t>
      </w:r>
    </w:p>
    <w:p w14:paraId="69AE402A" w14:textId="77777777" w:rsidR="009A713B" w:rsidRDefault="005A48A6" w:rsidP="005A48A6">
      <w:pPr>
        <w:rPr>
          <w:ins w:id="89" w:author="Willian" w:date="2016-07-25T00:37:00Z"/>
        </w:rPr>
      </w:pPr>
      <w:r w:rsidRPr="007F09FD">
        <w:t xml:space="preserve">A classe </w:t>
      </w:r>
      <w:proofErr w:type="spellStart"/>
      <w:r w:rsidRPr="00A20714">
        <w:rPr>
          <w:rFonts w:ascii="Courier New" w:hAnsi="Courier New" w:cs="Courier New"/>
        </w:rPr>
        <w:t>Contact</w:t>
      </w:r>
      <w:proofErr w:type="spellEnd"/>
      <w:r w:rsidRPr="007F09FD">
        <w:t xml:space="preserve"> não sairá do padrão que aprendemos. Crie todos os atributos e encapsule-os com </w:t>
      </w:r>
      <w:proofErr w:type="spellStart"/>
      <w:r w:rsidRPr="007F09FD">
        <w:t>getters</w:t>
      </w:r>
      <w:proofErr w:type="spellEnd"/>
      <w:r w:rsidRPr="007F09FD">
        <w:t xml:space="preserve">, </w:t>
      </w:r>
      <w:proofErr w:type="spellStart"/>
      <w:r w:rsidRPr="007F09FD">
        <w:t>setters</w:t>
      </w:r>
      <w:proofErr w:type="spellEnd"/>
      <w:r w:rsidRPr="007F09FD">
        <w:t xml:space="preserve"> e um método construtor</w:t>
      </w:r>
      <w:r>
        <w:t xml:space="preserve"> </w:t>
      </w:r>
    </w:p>
    <w:p w14:paraId="5CE08038" w14:textId="77777777" w:rsidR="005A48A6" w:rsidRPr="009A713B" w:rsidRDefault="009A713B">
      <w:pPr>
        <w:ind w:left="567"/>
        <w:rPr>
          <w:rFonts w:ascii="Times New Roman" w:hAnsi="Times New Roman"/>
          <w:i/>
          <w:rPrChange w:id="90" w:author="Willian" w:date="2016-07-25T00:37:00Z">
            <w:rPr>
              <w:rFonts w:ascii="Times New Roman" w:hAnsi="Times New Roman"/>
            </w:rPr>
          </w:rPrChange>
        </w:rPr>
        <w:pPrChange w:id="91" w:author="Willian" w:date="2016-07-25T00:38:00Z">
          <w:pPr/>
        </w:pPrChange>
      </w:pPr>
      <w:ins w:id="92" w:author="Willian" w:date="2016-07-25T00:37:00Z">
        <w:r w:rsidRPr="009A713B">
          <w:rPr>
            <w:i/>
            <w:rPrChange w:id="93" w:author="Willian" w:date="2016-07-25T00:37:00Z">
              <w:rPr/>
            </w:rPrChange>
          </w:rPr>
          <w:lastRenderedPageBreak/>
          <w:t xml:space="preserve">DICA: </w:t>
        </w:r>
      </w:ins>
      <w:commentRangeStart w:id="94"/>
      <w:del w:id="95" w:author="Willian" w:date="2016-07-25T00:37:00Z">
        <w:r w:rsidR="005A48A6" w:rsidRPr="009A713B" w:rsidDel="009A713B">
          <w:rPr>
            <w:i/>
            <w:rPrChange w:id="96" w:author="Willian" w:date="2016-07-25T00:37:00Z">
              <w:rPr/>
            </w:rPrChange>
          </w:rPr>
          <w:delText>(</w:delText>
        </w:r>
      </w:del>
      <w:ins w:id="97" w:author="Willian" w:date="2016-07-25T00:37:00Z">
        <w:r w:rsidRPr="009A713B">
          <w:rPr>
            <w:i/>
            <w:rPrChange w:id="98" w:author="Willian" w:date="2016-07-25T00:37:00Z">
              <w:rPr/>
            </w:rPrChange>
          </w:rPr>
          <w:t>R</w:t>
        </w:r>
      </w:ins>
      <w:del w:id="99" w:author="Willian" w:date="2016-07-25T00:37:00Z">
        <w:r w:rsidR="005A48A6" w:rsidRPr="009A713B" w:rsidDel="009A713B">
          <w:rPr>
            <w:i/>
            <w:rPrChange w:id="100" w:author="Willian" w:date="2016-07-25T00:37:00Z">
              <w:rPr/>
            </w:rPrChange>
          </w:rPr>
          <w:delText>r</w:delText>
        </w:r>
      </w:del>
      <w:r w:rsidR="005A48A6" w:rsidRPr="009A713B">
        <w:rPr>
          <w:i/>
          <w:rPrChange w:id="101" w:author="Willian" w:date="2016-07-25T00:37:00Z">
            <w:rPr/>
          </w:rPrChange>
        </w:rPr>
        <w:t>elembre</w:t>
      </w:r>
      <w:ins w:id="102" w:author="Willian" w:date="2016-07-25T00:38:00Z">
        <w:r>
          <w:rPr>
            <w:i/>
          </w:rPr>
          <w:t xml:space="preserve"> encapsulamento</w:t>
        </w:r>
      </w:ins>
      <w:r w:rsidR="005A48A6" w:rsidRPr="009A713B">
        <w:rPr>
          <w:i/>
          <w:rPrChange w:id="103" w:author="Willian" w:date="2016-07-25T00:37:00Z">
            <w:rPr/>
          </w:rPrChange>
        </w:rPr>
        <w:t xml:space="preserve"> na aula 1.4</w:t>
      </w:r>
      <w:del w:id="104" w:author="Willian" w:date="2016-07-25T00:38:00Z">
        <w:r w:rsidR="005A48A6" w:rsidRPr="009A713B" w:rsidDel="009A713B">
          <w:rPr>
            <w:i/>
            <w:rPrChange w:id="105" w:author="Willian" w:date="2016-07-25T00:37:00Z">
              <w:rPr/>
            </w:rPrChange>
          </w:rPr>
          <w:delText>, sobre o encapsulamento,</w:delText>
        </w:r>
      </w:del>
      <w:r w:rsidR="005A48A6" w:rsidRPr="009A713B">
        <w:rPr>
          <w:i/>
          <w:rPrChange w:id="106" w:author="Willian" w:date="2016-07-25T00:37:00Z">
            <w:rPr/>
          </w:rPrChange>
        </w:rPr>
        <w:t xml:space="preserve"> da Unidade 3</w:t>
      </w:r>
      <w:del w:id="107" w:author="Willian" w:date="2016-07-25T00:38:00Z">
        <w:r w:rsidR="005A48A6" w:rsidRPr="009A713B" w:rsidDel="009A713B">
          <w:rPr>
            <w:i/>
            <w:rPrChange w:id="108" w:author="Willian" w:date="2016-07-25T00:37:00Z">
              <w:rPr/>
            </w:rPrChange>
          </w:rPr>
          <w:delText>)</w:delText>
        </w:r>
      </w:del>
      <w:r w:rsidR="005A48A6" w:rsidRPr="009A713B">
        <w:rPr>
          <w:i/>
          <w:rPrChange w:id="109" w:author="Willian" w:date="2016-07-25T00:37:00Z">
            <w:rPr/>
          </w:rPrChange>
        </w:rPr>
        <w:t>.</w:t>
      </w:r>
      <w:commentRangeEnd w:id="94"/>
      <w:r w:rsidR="00523495" w:rsidRPr="009A713B">
        <w:rPr>
          <w:rStyle w:val="Refdecomentrio"/>
          <w:i/>
          <w:rPrChange w:id="110" w:author="Willian" w:date="2016-07-25T00:37:00Z">
            <w:rPr>
              <w:rStyle w:val="Refdecomentrio"/>
            </w:rPr>
          </w:rPrChange>
        </w:rPr>
        <w:commentReference w:id="94"/>
      </w:r>
    </w:p>
    <w:p w14:paraId="2BA3D2F1" w14:textId="77777777" w:rsidR="009A713B" w:rsidRDefault="009A713B" w:rsidP="005A48A6">
      <w:pPr>
        <w:rPr>
          <w:ins w:id="111" w:author="Willian" w:date="2016-07-25T00:37:00Z"/>
        </w:rPr>
      </w:pPr>
    </w:p>
    <w:p w14:paraId="46E01EEC" w14:textId="77777777" w:rsidR="005A48A6" w:rsidRDefault="005A48A6" w:rsidP="005A48A6">
      <w:r w:rsidRPr="007F09FD">
        <w:t xml:space="preserve">Lembre-se de criar o atributo </w:t>
      </w:r>
      <w:r w:rsidRPr="00A20714">
        <w:rPr>
          <w:rFonts w:ascii="Courier New" w:hAnsi="Courier New" w:cs="Courier New"/>
        </w:rPr>
        <w:t>id</w:t>
      </w:r>
      <w:r w:rsidRPr="007F09FD">
        <w:t xml:space="preserve">. O construtor não deve receber o </w:t>
      </w:r>
      <w:r w:rsidRPr="00A20714">
        <w:rPr>
          <w:rFonts w:ascii="Courier New" w:hAnsi="Courier New" w:cs="Courier New"/>
        </w:rPr>
        <w:t>id</w:t>
      </w:r>
      <w:r w:rsidRPr="00A20714">
        <w:rPr>
          <w:rFonts w:cs="Courier New"/>
        </w:rPr>
        <w:t xml:space="preserve"> </w:t>
      </w:r>
      <w:r w:rsidRPr="007F09FD">
        <w:t xml:space="preserve">via parâmetro, mas devemos inicializá-lo utilizando uma </w:t>
      </w:r>
      <w:r w:rsidRPr="00A20714">
        <w:rPr>
          <w:rFonts w:ascii="Courier New" w:hAnsi="Courier New" w:cs="Courier New"/>
        </w:rPr>
        <w:t>String</w:t>
      </w:r>
      <w:r w:rsidRPr="007F09FD">
        <w:t xml:space="preserve"> randômica única.</w:t>
      </w:r>
    </w:p>
    <w:p w14:paraId="1F0F267E" w14:textId="77777777" w:rsidR="005A48A6" w:rsidRPr="007F09FD" w:rsidRDefault="005A48A6" w:rsidP="005A48A6">
      <w:pPr>
        <w:rPr>
          <w:rFonts w:ascii="Times New Roman" w:hAnsi="Times New Roman"/>
        </w:rPr>
      </w:pPr>
      <w:r>
        <w:t>Neste caso, id é um atributo totalmente privado. Não é possível realizar leitura de seu valor, nem atribuir um valor novo. Este atributo é usado apenas para controle.</w:t>
      </w:r>
    </w:p>
    <w:p w14:paraId="234472B0" w14:textId="77777777" w:rsidR="005A48A6" w:rsidRPr="007F09FD" w:rsidRDefault="005A48A6" w:rsidP="005A48A6">
      <w:pPr>
        <w:rPr>
          <w:rFonts w:ascii="Times New Roman" w:hAnsi="Times New Roman"/>
        </w:rPr>
      </w:pPr>
      <w:r w:rsidRPr="007F09FD">
        <w:t xml:space="preserve">Após isso, sobreponha o método </w:t>
      </w:r>
      <w:proofErr w:type="spellStart"/>
      <w:proofErr w:type="gramStart"/>
      <w:r w:rsidRPr="00A20714">
        <w:rPr>
          <w:rFonts w:ascii="Courier New" w:hAnsi="Courier New" w:cs="Courier New"/>
        </w:rPr>
        <w:t>equals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>
        <w:t>, que pode ser auto</w:t>
      </w:r>
      <w:r w:rsidRPr="007F09FD">
        <w:t>gerado clicando com o botão direit</w:t>
      </w:r>
      <w:r>
        <w:t xml:space="preserve">o no código, em seguida </w:t>
      </w:r>
      <w:r w:rsidRPr="003551A1">
        <w:rPr>
          <w:color w:val="FF0000"/>
        </w:rPr>
        <w:t>Inserir Código</w:t>
      </w:r>
      <w:r w:rsidRPr="007F09FD">
        <w:t xml:space="preserve">. Selecione apenas o id ao lado e </w:t>
      </w:r>
      <w:proofErr w:type="spellStart"/>
      <w:proofErr w:type="gramStart"/>
      <w:r w:rsidRPr="00A20714">
        <w:rPr>
          <w:rFonts w:ascii="Courier New" w:hAnsi="Courier New" w:cs="Courier New"/>
        </w:rPr>
        <w:t>equals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>. O código deverá seguir desta maneira:</w:t>
      </w:r>
    </w:p>
    <w:p w14:paraId="13F0854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proofErr w:type="gramEnd"/>
      <w:r w:rsidRPr="00EF4B20">
        <w:rPr>
          <w:rFonts w:ascii="Consolas" w:eastAsia="Times New Roman" w:hAnsi="Consolas"/>
          <w:b/>
          <w:color w:val="000000"/>
          <w:sz w:val="18"/>
          <w:szCs w:val="18"/>
          <w:bdr w:val="none" w:sz="0" w:space="0" w:color="auto" w:frame="1"/>
        </w:rPr>
        <w:t> 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Models;  </w:t>
      </w:r>
    </w:p>
    <w:p w14:paraId="0D35EF9B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35B59E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java.util.Objects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C8563F6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java.util.UUID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458ADFC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175950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FCA37D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*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2BCC1A07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* @</w:t>
      </w:r>
      <w:proofErr w:type="spellStart"/>
      <w:r w:rsidRPr="00EF4B20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author</w:t>
      </w:r>
      <w:proofErr w:type="spellEnd"/>
      <w:r w:rsidRPr="00EF4B20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pearson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500F54DC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*/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375F5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251DAF6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949CC23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id;  </w:t>
      </w:r>
    </w:p>
    <w:p w14:paraId="5F291A1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6DB4AE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5D5A2F6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D99ACC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145F5F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9BA27E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Contact(String name, String email, String address, Group group) {  </w:t>
      </w:r>
    </w:p>
    <w:p w14:paraId="2FB59397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.name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3EBDD32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.email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91C318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.address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4F65A30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.group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9EEE7E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id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UUID.randomUUID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().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toString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D43B4E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97EF068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5D9A95C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1A4317A0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AEE098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EF4C1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45F67A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setGroup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(Group group) {  </w:t>
      </w:r>
    </w:p>
    <w:p w14:paraId="4A0D790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.group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1E962DB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1822673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0A0124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getName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7FDA9A1E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0575B27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2508A2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D11A11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setName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(String name) {  </w:t>
      </w:r>
    </w:p>
    <w:p w14:paraId="2EE1D7DE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.name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9232363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11483C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0CF345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getEmail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19DD973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4FF5AE5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34EE054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00C7E3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setEmail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(String email) {  </w:t>
      </w:r>
    </w:p>
    <w:p w14:paraId="5D013358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.email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21B95C2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74CDE56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FA5F2F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getAddress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22227507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EF05733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54E0836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9DBA70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setAddress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(String address) {  </w:t>
      </w:r>
    </w:p>
    <w:p w14:paraId="470624B7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.address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1BB6C00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2B2EF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9B49F73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getId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2155FF0F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id;  </w:t>
      </w:r>
    </w:p>
    <w:p w14:paraId="7B2694B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22478D8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C3C9EDC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setId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(String id) {  </w:t>
      </w:r>
    </w:p>
    <w:p w14:paraId="5CA70DB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.id = id;  </w:t>
      </w:r>
    </w:p>
    <w:p w14:paraId="0FC66E1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A793F51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7EE8A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B053E4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EF4B20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EF4B20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8F2A05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boolean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equals(Object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obj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394BD3A4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obj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D02FB8B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678C97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2D6402F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obj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== </w:t>
      </w:r>
      <w:proofErr w:type="spell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069365F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57B88C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34FAB1F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getClass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!= </w:t>
      </w:r>
      <w:proofErr w:type="spellStart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obj.getClass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5264C36A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A99CC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BF0BEB5" w14:textId="77777777" w:rsidR="004F77F4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final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Contact other = (Contact)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obj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</w:p>
    <w:p w14:paraId="6DD110F9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14:paraId="08851DE4" w14:textId="77777777" w:rsidR="005A48A6" w:rsidRPr="007300CB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(!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Objects.equals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this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.id, other.id)) {  </w:t>
      </w:r>
    </w:p>
    <w:p w14:paraId="75D86A00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A67685B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C1B2355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EF4B2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8273729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37C2472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C8EE955" w14:textId="77777777" w:rsidR="005A48A6" w:rsidRPr="00EF4B20" w:rsidRDefault="005A48A6" w:rsidP="005A48A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F4B2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19A1308" w14:textId="77777777" w:rsidR="005A48A6" w:rsidRDefault="005A48A6" w:rsidP="005A48A6">
      <w:pPr>
        <w:pStyle w:val="Subttulo"/>
        <w:jc w:val="center"/>
      </w:pPr>
    </w:p>
    <w:p w14:paraId="7ED8F9BC" w14:textId="77777777" w:rsidR="005A48A6" w:rsidRDefault="005A48A6" w:rsidP="005A48A6">
      <w:pPr>
        <w:pStyle w:val="Subttulo"/>
        <w:jc w:val="center"/>
      </w:pPr>
    </w:p>
    <w:p w14:paraId="64F1ADB6" w14:textId="77777777" w:rsidR="005A48A6" w:rsidRDefault="005A48A6" w:rsidP="005A48A6">
      <w:pPr>
        <w:pStyle w:val="Subttulo"/>
        <w:jc w:val="center"/>
      </w:pPr>
      <w:r>
        <w:t>Listagem 5.5</w:t>
      </w:r>
    </w:p>
    <w:p w14:paraId="26A2083E" w14:textId="77777777" w:rsidR="005A48A6" w:rsidRDefault="005A48A6" w:rsidP="005A48A6">
      <w:r>
        <w:t>Neste ponto sua classe deve estar exatamente como o código da listagem acima.</w:t>
      </w:r>
    </w:p>
    <w:p w14:paraId="3123064B" w14:textId="77777777" w:rsidR="005A48A6" w:rsidRDefault="005A48A6" w:rsidP="005A48A6">
      <w:r>
        <w:t>Repare que dois alertas (</w:t>
      </w:r>
      <w:proofErr w:type="spellStart"/>
      <w:r>
        <w:t>warnings</w:t>
      </w:r>
      <w:proofErr w:type="spellEnd"/>
      <w:r>
        <w:t xml:space="preserve">) apareceram. Para esclarecimento, os </w:t>
      </w:r>
      <w:proofErr w:type="spellStart"/>
      <w:r>
        <w:t>warnings</w:t>
      </w:r>
      <w:proofErr w:type="spellEnd"/>
      <w:r>
        <w:t xml:space="preserve"> não são erros de código, mas devem ser evitados pois indicam que o trecho causará um erro de execução ou pode ser escrito de uma maneira diferente, ou algo está faltando.</w:t>
      </w:r>
    </w:p>
    <w:p w14:paraId="27B547EF" w14:textId="77777777" w:rsidR="00523495" w:rsidRDefault="005A48A6" w:rsidP="005A48A6">
      <w:pPr>
        <w:rPr>
          <w:rFonts w:cs="Courier New"/>
        </w:rPr>
      </w:pPr>
      <w:r>
        <w:t xml:space="preserve">O primeiro </w:t>
      </w:r>
      <w:proofErr w:type="spellStart"/>
      <w:r>
        <w:t>warning</w:t>
      </w:r>
      <w:proofErr w:type="spellEnd"/>
      <w:r>
        <w:t xml:space="preserve">, está apontando para a </w:t>
      </w:r>
      <w:r w:rsidRPr="00EF4B20">
        <w:t>declaração</w:t>
      </w:r>
      <w:r>
        <w:t xml:space="preserve"> do método </w:t>
      </w:r>
      <w:proofErr w:type="spellStart"/>
      <w:proofErr w:type="gramStart"/>
      <w:r w:rsidR="00093695">
        <w:rPr>
          <w:rFonts w:ascii="Courier New" w:hAnsi="Courier New" w:cs="Courier New"/>
        </w:rPr>
        <w:t>equals</w:t>
      </w:r>
      <w:proofErr w:type="spellEnd"/>
      <w:r w:rsidR="00093695">
        <w:rPr>
          <w:rFonts w:ascii="Courier New" w:hAnsi="Courier New" w:cs="Courier New"/>
        </w:rPr>
        <w:t>(</w:t>
      </w:r>
      <w:proofErr w:type="gramEnd"/>
      <w:r w:rsidR="0009369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  <w:r>
        <w:rPr>
          <w:rFonts w:cs="Courier New"/>
        </w:rPr>
        <w:t xml:space="preserve"> Se posicionarmos o ponteiro do mouse sobre ele uma mensagem “Gerar </w:t>
      </w:r>
      <w:proofErr w:type="spellStart"/>
      <w:proofErr w:type="gramStart"/>
      <w:r>
        <w:rPr>
          <w:rFonts w:cs="Courier New"/>
        </w:rPr>
        <w:t>hashCode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 xml:space="preserve">) ausente” aparecerá dizendo que é preciso </w:t>
      </w:r>
      <w:proofErr w:type="spellStart"/>
      <w:r>
        <w:rPr>
          <w:rFonts w:cs="Courier New"/>
        </w:rPr>
        <w:t>sobreescrever</w:t>
      </w:r>
      <w:proofErr w:type="spellEnd"/>
      <w:r>
        <w:rPr>
          <w:rFonts w:cs="Courier New"/>
        </w:rPr>
        <w:t xml:space="preserve"> o método </w:t>
      </w:r>
      <w:proofErr w:type="spellStart"/>
      <w:r>
        <w:rPr>
          <w:rFonts w:cs="Courier New"/>
        </w:rPr>
        <w:t>hashCode</w:t>
      </w:r>
      <w:proofErr w:type="spellEnd"/>
      <w:r>
        <w:rPr>
          <w:rFonts w:cs="Courier New"/>
        </w:rPr>
        <w:t xml:space="preserve">() também. </w:t>
      </w:r>
    </w:p>
    <w:p w14:paraId="709569BF" w14:textId="77777777" w:rsidR="00523495" w:rsidRDefault="00523495" w:rsidP="005A48A6">
      <w:pPr>
        <w:rPr>
          <w:rFonts w:cs="Courier New"/>
        </w:rPr>
      </w:pPr>
    </w:p>
    <w:p w14:paraId="2F06C0FE" w14:textId="77777777" w:rsidR="00523495" w:rsidRDefault="005A48A6" w:rsidP="005A48A6">
      <w:pPr>
        <w:rPr>
          <w:rFonts w:cs="Courier New"/>
        </w:rPr>
      </w:pPr>
      <w:r>
        <w:rPr>
          <w:rFonts w:cs="Courier New"/>
        </w:rPr>
        <w:t xml:space="preserve">Se você clicar no alerta, ele sugere algumas soluções e se clicar em uma delas, a mesma é aplicada automaticamente. </w:t>
      </w:r>
    </w:p>
    <w:p w14:paraId="3126ACD0" w14:textId="77777777" w:rsidR="00523495" w:rsidRDefault="00523495" w:rsidP="005A48A6">
      <w:pPr>
        <w:rPr>
          <w:rFonts w:cs="Courier New"/>
        </w:rPr>
      </w:pPr>
    </w:p>
    <w:p w14:paraId="33C0678D" w14:textId="77777777" w:rsidR="005A48A6" w:rsidRPr="009A713B" w:rsidRDefault="009A713B">
      <w:pPr>
        <w:ind w:left="567"/>
        <w:rPr>
          <w:rFonts w:cs="Courier New"/>
          <w:i/>
          <w:rPrChange w:id="112" w:author="Willian" w:date="2016-07-25T00:34:00Z">
            <w:rPr>
              <w:rFonts w:cs="Courier New"/>
            </w:rPr>
          </w:rPrChange>
        </w:rPr>
        <w:pPrChange w:id="113" w:author="Willian" w:date="2016-07-25T00:34:00Z">
          <w:pPr/>
        </w:pPrChange>
      </w:pPr>
      <w:ins w:id="114" w:author="Willian" w:date="2016-07-25T00:34:00Z">
        <w:r w:rsidRPr="009A713B">
          <w:rPr>
            <w:rFonts w:cs="Courier New"/>
            <w:i/>
            <w:rPrChange w:id="115" w:author="Willian" w:date="2016-07-25T00:34:00Z">
              <w:rPr>
                <w:rFonts w:cs="Courier New"/>
              </w:rPr>
            </w:rPrChange>
          </w:rPr>
          <w:t xml:space="preserve">DICA: </w:t>
        </w:r>
      </w:ins>
      <w:commentRangeStart w:id="116"/>
      <w:r w:rsidR="005A48A6" w:rsidRPr="009A713B">
        <w:rPr>
          <w:rFonts w:cs="Courier New"/>
          <w:i/>
          <w:rPrChange w:id="117" w:author="Willian" w:date="2016-07-25T00:34:00Z">
            <w:rPr>
              <w:rFonts w:cs="Courier New"/>
            </w:rPr>
          </w:rPrChange>
        </w:rPr>
        <w:t>Tome cuidado pois nem sempre o Netbeans está com a razão, algumas vezes ele sugere correções que são irrelevantes ou que não surtirão efeitos positivos na implementação da classe. Aplique esta sugestão se você desejar.</w:t>
      </w:r>
      <w:commentRangeEnd w:id="116"/>
      <w:r w:rsidR="00523495" w:rsidRPr="009A713B">
        <w:rPr>
          <w:rStyle w:val="Refdecomentrio"/>
          <w:i/>
          <w:rPrChange w:id="118" w:author="Willian" w:date="2016-07-25T00:34:00Z">
            <w:rPr>
              <w:rStyle w:val="Refdecomentrio"/>
            </w:rPr>
          </w:rPrChange>
        </w:rPr>
        <w:commentReference w:id="116"/>
      </w:r>
    </w:p>
    <w:p w14:paraId="77516AB4" w14:textId="77777777" w:rsidR="00523495" w:rsidRDefault="00523495" w:rsidP="005A48A6">
      <w:pPr>
        <w:rPr>
          <w:rFonts w:cs="Courier New"/>
        </w:rPr>
      </w:pPr>
    </w:p>
    <w:p w14:paraId="09777D78" w14:textId="77777777" w:rsidR="00523495" w:rsidRDefault="00523495" w:rsidP="005A48A6">
      <w:pPr>
        <w:rPr>
          <w:rFonts w:cs="Courier New"/>
        </w:rPr>
      </w:pPr>
    </w:p>
    <w:p w14:paraId="481524A8" w14:textId="77777777" w:rsidR="005A48A6" w:rsidRDefault="005A48A6" w:rsidP="005A48A6">
      <w:pPr>
        <w:rPr>
          <w:rFonts w:cs="Courier New"/>
        </w:rPr>
      </w:pPr>
      <w:r>
        <w:rPr>
          <w:rFonts w:cs="Courier New"/>
        </w:rPr>
        <w:t xml:space="preserve">O segundo </w:t>
      </w:r>
      <w:proofErr w:type="spellStart"/>
      <w:r>
        <w:rPr>
          <w:rFonts w:cs="Courier New"/>
        </w:rPr>
        <w:t>warning</w:t>
      </w:r>
      <w:proofErr w:type="spellEnd"/>
      <w:r>
        <w:rPr>
          <w:rFonts w:cs="Courier New"/>
        </w:rPr>
        <w:t xml:space="preserve">, que está apontando para a última instrução </w:t>
      </w:r>
      <w:proofErr w:type="spellStart"/>
      <w:r>
        <w:rPr>
          <w:rFonts w:cs="Courier New"/>
        </w:rPr>
        <w:t>if</w:t>
      </w:r>
      <w:proofErr w:type="spellEnd"/>
      <w:r>
        <w:rPr>
          <w:rFonts w:cs="Courier New"/>
        </w:rPr>
        <w:t xml:space="preserve"> do método, alega que “A instrução </w:t>
      </w:r>
      <w:proofErr w:type="spellStart"/>
      <w:r>
        <w:rPr>
          <w:rFonts w:cs="Courier New"/>
        </w:rPr>
        <w:t>if</w:t>
      </w:r>
      <w:proofErr w:type="spellEnd"/>
      <w:r>
        <w:rPr>
          <w:rFonts w:cs="Courier New"/>
        </w:rPr>
        <w:t xml:space="preserve"> é redundante”. Realmente é. Vamos entender.</w:t>
      </w:r>
    </w:p>
    <w:p w14:paraId="6E2C267B" w14:textId="77777777" w:rsidR="005A48A6" w:rsidRDefault="005A48A6" w:rsidP="005A48A6">
      <w:pPr>
        <w:rPr>
          <w:rFonts w:cs="Courier New"/>
        </w:rPr>
      </w:pPr>
      <w:r>
        <w:rPr>
          <w:rFonts w:cs="Courier New"/>
        </w:rPr>
        <w:t xml:space="preserve">O método </w:t>
      </w:r>
      <w:proofErr w:type="spellStart"/>
      <w:r>
        <w:rPr>
          <w:rFonts w:cs="Courier New"/>
        </w:rPr>
        <w:t>equals</w:t>
      </w:r>
      <w:proofErr w:type="spellEnd"/>
      <w:r>
        <w:rPr>
          <w:rFonts w:cs="Courier New"/>
        </w:rPr>
        <w:t xml:space="preserve">, que está sendo utilizado como condição da instrução </w:t>
      </w:r>
      <w:proofErr w:type="spellStart"/>
      <w:r>
        <w:rPr>
          <w:rFonts w:cs="Courier New"/>
        </w:rPr>
        <w:t>if</w:t>
      </w:r>
      <w:proofErr w:type="spellEnd"/>
      <w:r>
        <w:rPr>
          <w:rFonts w:cs="Courier New"/>
        </w:rPr>
        <w:t>, retorna um booleano (</w:t>
      </w:r>
      <w:proofErr w:type="spellStart"/>
      <w:r>
        <w:rPr>
          <w:rFonts w:cs="Courier New"/>
        </w:rPr>
        <w:t>true</w:t>
      </w:r>
      <w:proofErr w:type="spellEnd"/>
      <w:r>
        <w:rPr>
          <w:rFonts w:cs="Courier New"/>
        </w:rPr>
        <w:t xml:space="preserve"> ou false), e caso </w:t>
      </w:r>
      <w:proofErr w:type="spellStart"/>
      <w:r>
        <w:rPr>
          <w:rFonts w:cs="Courier New"/>
        </w:rPr>
        <w:t>true</w:t>
      </w:r>
      <w:proofErr w:type="spellEnd"/>
      <w:r>
        <w:rPr>
          <w:rFonts w:cs="Courier New"/>
        </w:rPr>
        <w:t xml:space="preserve">, o método retorna </w:t>
      </w:r>
      <w:proofErr w:type="spellStart"/>
      <w:r>
        <w:rPr>
          <w:rFonts w:cs="Courier New"/>
        </w:rPr>
        <w:t>true</w:t>
      </w:r>
      <w:proofErr w:type="spellEnd"/>
      <w:r>
        <w:rPr>
          <w:rFonts w:cs="Courier New"/>
        </w:rPr>
        <w:t xml:space="preserve"> caso contrário, retorna false.</w:t>
      </w:r>
    </w:p>
    <w:p w14:paraId="2ECD3AA4" w14:textId="77777777" w:rsidR="00523495" w:rsidRDefault="00523495" w:rsidP="005A48A6">
      <w:pPr>
        <w:rPr>
          <w:rFonts w:cs="Courier New"/>
        </w:rPr>
      </w:pPr>
    </w:p>
    <w:p w14:paraId="124F6618" w14:textId="77777777" w:rsidR="005A48A6" w:rsidRDefault="00523495" w:rsidP="005A48A6">
      <w:pPr>
        <w:rPr>
          <w:ins w:id="119" w:author="Willian" w:date="2016-07-25T00:35:00Z"/>
          <w:rFonts w:cs="Courier New"/>
        </w:rPr>
      </w:pPr>
      <w:r>
        <w:rPr>
          <w:rFonts w:cs="Courier New"/>
        </w:rPr>
        <w:t>Isso ocorre pois s</w:t>
      </w:r>
      <w:r w:rsidR="005A48A6">
        <w:rPr>
          <w:rFonts w:cs="Courier New"/>
        </w:rPr>
        <w:t xml:space="preserve">e o tipo de retorno do método é um </w:t>
      </w:r>
      <w:proofErr w:type="spellStart"/>
      <w:r w:rsidR="005A48A6">
        <w:rPr>
          <w:rFonts w:cs="Courier New"/>
        </w:rPr>
        <w:t>boolen</w:t>
      </w:r>
      <w:proofErr w:type="spellEnd"/>
      <w:r w:rsidR="005A48A6">
        <w:rPr>
          <w:rFonts w:cs="Courier New"/>
        </w:rPr>
        <w:t xml:space="preserve">, a instrução de retorno poderá retornar resultado de uma condição. </w:t>
      </w:r>
      <w:r>
        <w:rPr>
          <w:rFonts w:cs="Courier New"/>
        </w:rPr>
        <w:t>Para resolver a questão em casos como este, você deverá aplicar</w:t>
      </w:r>
      <w:r w:rsidR="005A48A6">
        <w:rPr>
          <w:rFonts w:cs="Courier New"/>
        </w:rPr>
        <w:t>a sugestão</w:t>
      </w:r>
      <w:r>
        <w:rPr>
          <w:rFonts w:cs="Courier New"/>
        </w:rPr>
        <w:t xml:space="preserve"> a seguir:</w:t>
      </w:r>
      <w:del w:id="120" w:author="Willian" w:date="2016-07-25T00:35:00Z">
        <w:r w:rsidR="005A48A6" w:rsidDel="009A713B">
          <w:rPr>
            <w:rFonts w:cs="Courier New"/>
          </w:rPr>
          <w:delText xml:space="preserve">. </w:delText>
        </w:r>
      </w:del>
    </w:p>
    <w:p w14:paraId="0B0C6942" w14:textId="77777777" w:rsidR="009A713B" w:rsidRDefault="009A713B" w:rsidP="005A48A6">
      <w:pPr>
        <w:rPr>
          <w:rFonts w:cs="Courier New"/>
        </w:rPr>
      </w:pPr>
    </w:p>
    <w:p w14:paraId="762EC7D7" w14:textId="77777777" w:rsidR="005A48A6" w:rsidDel="009A713B" w:rsidRDefault="005A48A6">
      <w:pPr>
        <w:jc w:val="center"/>
        <w:rPr>
          <w:del w:id="121" w:author="Willian" w:date="2016-07-25T00:35:00Z"/>
          <w:rFonts w:ascii="Consolas" w:eastAsia="Times New Roman" w:hAnsi="Consolas"/>
          <w:color w:val="006699"/>
          <w:sz w:val="18"/>
          <w:szCs w:val="18"/>
          <w:bdr w:val="none" w:sz="0" w:space="0" w:color="auto" w:frame="1"/>
          <w:lang w:val="en-US"/>
        </w:rPr>
        <w:pPrChange w:id="122" w:author="Willian" w:date="2016-07-25T00:35:00Z">
          <w:pPr>
            <w:pStyle w:val="Ttulo4"/>
          </w:pPr>
        </w:pPrChange>
      </w:pPr>
      <w:r w:rsidRPr="002E24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 xml:space="preserve">return </w:t>
      </w:r>
      <w:proofErr w:type="spellStart"/>
      <w:r w:rsidRPr="002E24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Objects.equals</w:t>
      </w:r>
      <w:proofErr w:type="spellEnd"/>
      <w:r w:rsidRPr="002E24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(this.id, other.id);</w:t>
      </w:r>
    </w:p>
    <w:p w14:paraId="7BB56C27" w14:textId="77777777" w:rsidR="009A713B" w:rsidRPr="002E240A" w:rsidRDefault="009A713B" w:rsidP="005A48A6">
      <w:pPr>
        <w:jc w:val="center"/>
        <w:rPr>
          <w:ins w:id="123" w:author="Willian" w:date="2016-07-25T00:35:00Z"/>
          <w:rFonts w:cs="Courier New"/>
          <w:lang w:val="en-US"/>
        </w:rPr>
      </w:pPr>
    </w:p>
    <w:p w14:paraId="7A03077B" w14:textId="77777777" w:rsidR="00523495" w:rsidDel="009A713B" w:rsidRDefault="00D73AA2" w:rsidP="005A48A6">
      <w:pPr>
        <w:pStyle w:val="Ttulo4"/>
        <w:rPr>
          <w:del w:id="124" w:author="Willian" w:date="2016-07-25T00:35:00Z"/>
          <w:rFonts w:cs="Courier New"/>
        </w:rPr>
      </w:pPr>
      <w:del w:id="125" w:author="Willian" w:date="2016-07-25T00:35:00Z">
        <w:r w:rsidDel="009A713B">
          <w:rPr>
            <w:rFonts w:cs="Courier New"/>
          </w:rPr>
          <w:delText>Agora t</w:delText>
        </w:r>
        <w:r w:rsidR="00523495" w:rsidDel="009A713B">
          <w:rPr>
            <w:rFonts w:cs="Courier New"/>
          </w:rPr>
          <w:delText xml:space="preserve">emos um código reduzido. </w:delText>
        </w:r>
      </w:del>
    </w:p>
    <w:p w14:paraId="6142E880" w14:textId="77777777" w:rsidR="005A48A6" w:rsidRDefault="004A2467">
      <w:pPr>
        <w:jc w:val="center"/>
        <w:pPrChange w:id="126" w:author="Willian" w:date="2016-07-25T00:35:00Z">
          <w:pPr>
            <w:pStyle w:val="Ttulo4"/>
          </w:pPr>
        </w:pPrChange>
      </w:pPr>
      <w:commentRangeStart w:id="127"/>
      <w:del w:id="128" w:author="Willian" w:date="2016-07-25T00:35:00Z">
        <w:r w:rsidDel="009A713B">
          <w:delText>2.2</w:delText>
        </w:r>
        <w:r w:rsidR="005A48A6" w:rsidDel="009A713B">
          <w:delText>.3 – A Classe UUID</w:delText>
        </w:r>
      </w:del>
    </w:p>
    <w:p w14:paraId="5EDE6937" w14:textId="77777777" w:rsidR="009A713B" w:rsidRPr="009A713B" w:rsidRDefault="009A713B" w:rsidP="005A48A6">
      <w:pPr>
        <w:rPr>
          <w:ins w:id="129" w:author="Willian" w:date="2016-07-25T00:36:00Z"/>
          <w:b/>
          <w:rPrChange w:id="130" w:author="Willian" w:date="2016-07-25T00:36:00Z">
            <w:rPr>
              <w:ins w:id="131" w:author="Willian" w:date="2016-07-25T00:36:00Z"/>
            </w:rPr>
          </w:rPrChange>
        </w:rPr>
      </w:pPr>
      <w:ins w:id="132" w:author="Willian" w:date="2016-07-25T00:36:00Z">
        <w:r w:rsidRPr="009A713B">
          <w:rPr>
            <w:b/>
            <w:rPrChange w:id="133" w:author="Willian" w:date="2016-07-25T00:36:00Z">
              <w:rPr/>
            </w:rPrChange>
          </w:rPr>
          <w:t xml:space="preserve">Informação importante! </w:t>
        </w:r>
      </w:ins>
    </w:p>
    <w:p w14:paraId="15774058" w14:textId="77777777" w:rsidR="00E37F8A" w:rsidRDefault="005A48A6" w:rsidP="005A48A6">
      <w:del w:id="134" w:author="Willian" w:date="2016-07-25T00:37:00Z">
        <w:r w:rsidRPr="007F09FD" w:rsidDel="009A713B">
          <w:delText>Para esclarecimento, a</w:delText>
        </w:r>
      </w:del>
      <w:ins w:id="135" w:author="Willian" w:date="2016-07-25T00:37:00Z">
        <w:r w:rsidR="009A713B">
          <w:t>A</w:t>
        </w:r>
      </w:ins>
      <w:r w:rsidRPr="007F09FD">
        <w:t xml:space="preserve"> classe </w:t>
      </w:r>
      <w:r w:rsidRPr="00A20714">
        <w:rPr>
          <w:rFonts w:ascii="Courier New" w:hAnsi="Courier New" w:cs="Courier New"/>
        </w:rPr>
        <w:t>UUID</w:t>
      </w:r>
      <w:r w:rsidRPr="007F09FD">
        <w:t xml:space="preserve"> pertence ao pacote </w:t>
      </w:r>
      <w:proofErr w:type="spellStart"/>
      <w:proofErr w:type="gramStart"/>
      <w:r w:rsidRPr="00A20714">
        <w:rPr>
          <w:rFonts w:ascii="Courier New" w:hAnsi="Courier New" w:cs="Courier New"/>
        </w:rPr>
        <w:t>java.util</w:t>
      </w:r>
      <w:proofErr w:type="spellEnd"/>
      <w:proofErr w:type="gramEnd"/>
      <w:r w:rsidRPr="007F09FD">
        <w:t xml:space="preserve"> e é re</w:t>
      </w:r>
      <w:r w:rsidRPr="006A32D3">
        <w:rPr>
          <w:color w:val="FF0000"/>
        </w:rPr>
        <w:t>s</w:t>
      </w:r>
      <w:r w:rsidRPr="007F09FD">
        <w:t xml:space="preserve">ponsável por gerar uma </w:t>
      </w:r>
      <w:r w:rsidRPr="00A20714">
        <w:rPr>
          <w:rFonts w:ascii="Courier New" w:hAnsi="Courier New" w:cs="Courier New"/>
        </w:rPr>
        <w:t>String</w:t>
      </w:r>
      <w:r w:rsidRPr="007F09FD">
        <w:t xml:space="preserve"> única que identificará nossos Contatos. A sobreposição do método </w:t>
      </w:r>
      <w:proofErr w:type="spellStart"/>
      <w:proofErr w:type="gramStart"/>
      <w:r w:rsidRPr="00A20714">
        <w:rPr>
          <w:rFonts w:ascii="Courier New" w:hAnsi="Courier New" w:cs="Courier New"/>
        </w:rPr>
        <w:t>equals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 xml:space="preserve"> é feita para que mantenhamos um controle maior na comparação entre dois Contatos no momento da Exclusão e Edição. </w:t>
      </w:r>
    </w:p>
    <w:p w14:paraId="1AEC2FE3" w14:textId="77777777" w:rsidR="00E37F8A" w:rsidRDefault="00E37F8A" w:rsidP="005A48A6"/>
    <w:p w14:paraId="71F5C89D" w14:textId="77777777" w:rsidR="005A48A6" w:rsidRPr="003871CD" w:rsidRDefault="005A48A6" w:rsidP="005A48A6">
      <w:r w:rsidRPr="007F09FD">
        <w:t>Nossa camada Model está finalmente pronta.</w:t>
      </w:r>
      <w:r>
        <w:t xml:space="preserve"> Lembre-se sempre de importar as novas classes utilizadas. Neste caso um alerta aparecerá mostrando a necessidade de importação da classe </w:t>
      </w:r>
      <w:r w:rsidRPr="00A20714">
        <w:rPr>
          <w:rFonts w:ascii="Courier New" w:hAnsi="Courier New" w:cs="Courier New"/>
        </w:rPr>
        <w:t>UUID</w:t>
      </w:r>
      <w:r>
        <w:t>.</w:t>
      </w:r>
      <w:commentRangeEnd w:id="127"/>
      <w:r w:rsidR="001659FF">
        <w:rPr>
          <w:rStyle w:val="Refdecomentrio"/>
        </w:rPr>
        <w:commentReference w:id="127"/>
      </w:r>
    </w:p>
    <w:p w14:paraId="7D1E353A" w14:textId="77777777" w:rsidR="005A48A6" w:rsidRPr="007F09FD" w:rsidRDefault="005A48A6" w:rsidP="00362EC6">
      <w:pPr>
        <w:rPr>
          <w:rFonts w:ascii="Times New Roman" w:hAnsi="Times New Roman"/>
        </w:rPr>
      </w:pPr>
    </w:p>
    <w:p w14:paraId="0AECFE90" w14:textId="77777777" w:rsidR="00362EC6" w:rsidRDefault="004A2467" w:rsidP="004A2467">
      <w:pPr>
        <w:pStyle w:val="Ttulo3"/>
      </w:pPr>
      <w:r>
        <w:t>2.3</w:t>
      </w:r>
      <w:r w:rsidR="00362EC6">
        <w:t xml:space="preserve"> </w:t>
      </w:r>
      <w:r w:rsidR="004A0689">
        <w:t>–</w:t>
      </w:r>
      <w:r w:rsidR="00362EC6">
        <w:t xml:space="preserve"> </w:t>
      </w:r>
      <w:r w:rsidR="007F09FD" w:rsidRPr="007F09FD">
        <w:t>Revisão</w:t>
      </w:r>
    </w:p>
    <w:p w14:paraId="40EEA3F8" w14:textId="77777777" w:rsidR="004A0689" w:rsidRPr="004A2467" w:rsidRDefault="004A0689" w:rsidP="004A0689">
      <w:r>
        <w:t xml:space="preserve">Nesta aula continuamos a criação das Views e aprendemos a configurar uma </w:t>
      </w:r>
      <w:proofErr w:type="spellStart"/>
      <w:r w:rsidRPr="00D70F58">
        <w:rPr>
          <w:rFonts w:ascii="Courier New" w:hAnsi="Courier New" w:cs="Courier New"/>
        </w:rPr>
        <w:t>JTable</w:t>
      </w:r>
      <w:proofErr w:type="spellEnd"/>
      <w:r>
        <w:t>.</w:t>
      </w:r>
      <w:r w:rsidR="00D70F58">
        <w:t xml:space="preserve"> Também consolidamos nossos conhecimentos sobre os </w:t>
      </w:r>
      <w:r w:rsidR="00D70F58" w:rsidRPr="00D70F58">
        <w:rPr>
          <w:rFonts w:ascii="Courier New" w:hAnsi="Courier New" w:cs="Courier New"/>
        </w:rPr>
        <w:t>enums</w:t>
      </w:r>
      <w:r w:rsidR="00D70F58">
        <w:t xml:space="preserve">. Eles serão bastante utilizados na sua vida de programador. Por fim codificamos a camada Model e aprendemos como comparar objetos utilizando o método </w:t>
      </w:r>
      <w:proofErr w:type="spellStart"/>
      <w:proofErr w:type="gramStart"/>
      <w:r w:rsidR="00093695">
        <w:rPr>
          <w:rFonts w:ascii="Courier New" w:hAnsi="Courier New" w:cs="Courier New"/>
        </w:rPr>
        <w:t>equals</w:t>
      </w:r>
      <w:proofErr w:type="spellEnd"/>
      <w:r w:rsidR="00093695">
        <w:rPr>
          <w:rFonts w:ascii="Courier New" w:hAnsi="Courier New" w:cs="Courier New"/>
        </w:rPr>
        <w:t>(</w:t>
      </w:r>
      <w:proofErr w:type="gramEnd"/>
      <w:r w:rsidR="00093695">
        <w:rPr>
          <w:rFonts w:ascii="Courier New" w:hAnsi="Courier New" w:cs="Courier New"/>
        </w:rPr>
        <w:t>)</w:t>
      </w:r>
      <w:r w:rsidR="00D70F58" w:rsidRPr="00D70F58">
        <w:rPr>
          <w:rFonts w:ascii="Courier New" w:hAnsi="Courier New" w:cs="Courier New"/>
        </w:rPr>
        <w:t>.</w:t>
      </w:r>
    </w:p>
    <w:p w14:paraId="1E1529C7" w14:textId="77777777" w:rsidR="008A4808" w:rsidRDefault="004A2467" w:rsidP="00362EC6">
      <w:pPr>
        <w:pStyle w:val="Ttulo3"/>
      </w:pPr>
      <w:r>
        <w:t>2.4</w:t>
      </w:r>
      <w:r w:rsidR="00362EC6">
        <w:t xml:space="preserve"> – Exercícios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"/>
        <w:gridCol w:w="7908"/>
      </w:tblGrid>
      <w:tr w:rsidR="00C96013" w14:paraId="565B5BD5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F0721D" w14:textId="77777777" w:rsidR="00C96013" w:rsidRDefault="00C96013" w:rsidP="00C96013">
            <w:r>
              <w:t>1.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568C91" w14:textId="77777777" w:rsidR="00C96013" w:rsidRDefault="00C96013" w:rsidP="00C96013">
            <w:r>
              <w:t xml:space="preserve">O que é um </w:t>
            </w:r>
            <w:proofErr w:type="spellStart"/>
            <w:r w:rsidRPr="00C96013">
              <w:rPr>
                <w:rFonts w:ascii="Courier New" w:hAnsi="Courier New" w:cs="Courier New"/>
              </w:rPr>
              <w:t>JPanel</w:t>
            </w:r>
            <w:proofErr w:type="spellEnd"/>
            <w:r>
              <w:t>?</w:t>
            </w:r>
          </w:p>
        </w:tc>
      </w:tr>
      <w:tr w:rsidR="00C96013" w14:paraId="54631637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DEED53" w14:textId="77777777" w:rsidR="00C96013" w:rsidRDefault="00C96013" w:rsidP="00C96013">
            <w:r>
              <w:t>2.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432EB1" w14:textId="77777777" w:rsidR="00C96013" w:rsidRDefault="00C96013" w:rsidP="00C96013">
            <w:r>
              <w:t xml:space="preserve">Como realizar uma ação quando clicarmos em um </w:t>
            </w:r>
            <w:proofErr w:type="spellStart"/>
            <w:r w:rsidRPr="00C96013">
              <w:rPr>
                <w:rFonts w:ascii="Courier New" w:hAnsi="Courier New" w:cs="Courier New"/>
              </w:rPr>
              <w:t>JButton</w:t>
            </w:r>
            <w:proofErr w:type="spellEnd"/>
            <w:r>
              <w:t>?</w:t>
            </w:r>
          </w:p>
        </w:tc>
      </w:tr>
      <w:tr w:rsidR="00C96013" w14:paraId="58611AA8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58149E" w14:textId="77777777" w:rsidR="00C96013" w:rsidRDefault="00C96013" w:rsidP="00C96013">
            <w:r>
              <w:t>3.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61BED07" w14:textId="77777777" w:rsidR="00C96013" w:rsidRDefault="00C96013" w:rsidP="00C96013">
            <w:r>
              <w:t xml:space="preserve">Explique qual é a funcionalidade do método </w:t>
            </w:r>
            <w:proofErr w:type="spellStart"/>
            <w:r w:rsidRPr="00C96013">
              <w:rPr>
                <w:rFonts w:ascii="Courier New" w:hAnsi="Courier New" w:cs="Courier New"/>
              </w:rPr>
              <w:t>equals</w:t>
            </w:r>
            <w:proofErr w:type="spellEnd"/>
            <w:r w:rsidRPr="00C96013">
              <w:rPr>
                <w:rFonts w:ascii="Courier New" w:hAnsi="Courier New" w:cs="Courier New"/>
              </w:rPr>
              <w:t>().</w:t>
            </w:r>
          </w:p>
        </w:tc>
      </w:tr>
      <w:tr w:rsidR="00C96013" w14:paraId="1DDED253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0487533" w14:textId="77777777" w:rsidR="00C96013" w:rsidRDefault="00C96013" w:rsidP="00C96013">
            <w:r>
              <w:t>4.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C4FB06" w14:textId="77777777" w:rsidR="00C96013" w:rsidRDefault="00C96013" w:rsidP="00C96013">
            <w:r>
              <w:t xml:space="preserve">Para que serve a Classe </w:t>
            </w:r>
            <w:r w:rsidRPr="00C96013">
              <w:rPr>
                <w:rFonts w:ascii="Courier New" w:hAnsi="Courier New" w:cs="Courier New"/>
              </w:rPr>
              <w:t>UUID?</w:t>
            </w:r>
          </w:p>
        </w:tc>
      </w:tr>
      <w:tr w:rsidR="00C96013" w14:paraId="6436D109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377606" w14:textId="77777777" w:rsidR="00C96013" w:rsidRDefault="00C96013" w:rsidP="00C96013">
            <w:r>
              <w:t>5.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B77CAD" w14:textId="77777777" w:rsidR="00C96013" w:rsidRDefault="00C96013" w:rsidP="00C96013">
            <w:r>
              <w:t xml:space="preserve">O que deve ser modificado em um enum para que ele atribua valores do tipo </w:t>
            </w:r>
            <w:r w:rsidRPr="00C96013">
              <w:rPr>
                <w:rFonts w:ascii="Courier New" w:hAnsi="Courier New" w:cs="Courier New"/>
              </w:rPr>
              <w:t>String</w:t>
            </w:r>
            <w:r>
              <w:t>?</w:t>
            </w:r>
          </w:p>
        </w:tc>
      </w:tr>
      <w:tr w:rsidR="00C96013" w14:paraId="3E59F494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FE3E75" w14:textId="77777777" w:rsidR="00C96013" w:rsidRDefault="00C96013" w:rsidP="00C96013">
            <w:r>
              <w:t>6.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AECF78" w14:textId="77777777" w:rsidR="00C96013" w:rsidRDefault="00C96013" w:rsidP="00C96013">
            <w:r>
              <w:t xml:space="preserve">Por que devemos especificar o tipo de dado de uma coluna de uma </w:t>
            </w:r>
            <w:proofErr w:type="spellStart"/>
            <w:r w:rsidRPr="00C96013">
              <w:rPr>
                <w:rFonts w:ascii="Courier New" w:hAnsi="Courier New" w:cs="Courier New"/>
              </w:rPr>
              <w:t>JTable</w:t>
            </w:r>
            <w:proofErr w:type="spellEnd"/>
            <w:r>
              <w:t>?</w:t>
            </w:r>
          </w:p>
        </w:tc>
      </w:tr>
    </w:tbl>
    <w:p w14:paraId="1C089E45" w14:textId="77777777" w:rsidR="00362EC6" w:rsidRDefault="004A2467" w:rsidP="00362EC6">
      <w:pPr>
        <w:pStyle w:val="Ttulo3"/>
      </w:pPr>
      <w:r>
        <w:t>2.5</w:t>
      </w:r>
      <w:r w:rsidR="00A20714">
        <w:t xml:space="preserve"> – TDP</w:t>
      </w:r>
    </w:p>
    <w:p w14:paraId="11AC8201" w14:textId="77777777" w:rsidR="00A20714" w:rsidRDefault="004A2467" w:rsidP="00A20714">
      <w:pPr>
        <w:pStyle w:val="Ttulo4"/>
      </w:pPr>
      <w:r>
        <w:t>2.5</w:t>
      </w:r>
      <w:r w:rsidR="00890C07">
        <w:t>.1</w:t>
      </w:r>
      <w:r w:rsidR="0022339A">
        <w:t xml:space="preserve"> - </w:t>
      </w:r>
      <w:r w:rsidR="00A20714">
        <w:t>A criação das telas</w:t>
      </w:r>
    </w:p>
    <w:p w14:paraId="2204180A" w14:textId="77777777" w:rsidR="00A20714" w:rsidRDefault="005637DA" w:rsidP="00A20714">
      <w:r>
        <w:t>Pode ser um</w:t>
      </w:r>
      <w:r w:rsidR="004A0689">
        <w:t xml:space="preserve"> pouco cansativo criar as telas. Agora sobraram as telas principais do aplicativo. São as mais desafiadoras. Veja a segunda parte de protótipos:</w:t>
      </w:r>
    </w:p>
    <w:p w14:paraId="121AE98A" w14:textId="77777777" w:rsidR="00A20714" w:rsidRDefault="00A20714" w:rsidP="00A20714">
      <w:pPr>
        <w:jc w:val="center"/>
      </w:pPr>
      <w:r>
        <w:rPr>
          <w:noProof/>
        </w:rPr>
        <w:lastRenderedPageBreak/>
        <w:drawing>
          <wp:inline distT="0" distB="0" distL="0" distR="0" wp14:anchorId="7986172B" wp14:editId="2833B885">
            <wp:extent cx="5396230" cy="48266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principal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590" w14:textId="77777777" w:rsidR="00A20714" w:rsidRDefault="00A20714" w:rsidP="00A20714"/>
    <w:p w14:paraId="56A82227" w14:textId="77777777" w:rsidR="00A20714" w:rsidRDefault="00A20714" w:rsidP="00A20714">
      <w:pPr>
        <w:jc w:val="center"/>
      </w:pPr>
      <w:r>
        <w:rPr>
          <w:noProof/>
        </w:rPr>
        <w:lastRenderedPageBreak/>
        <w:drawing>
          <wp:inline distT="0" distB="0" distL="0" distR="0" wp14:anchorId="633A8F5F" wp14:editId="589B0D2C">
            <wp:extent cx="3622675" cy="889381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ar e Editar Filme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1EE4" w14:textId="77777777" w:rsidR="00A20714" w:rsidRDefault="00A20714" w:rsidP="00A20714">
      <w:pPr>
        <w:jc w:val="center"/>
      </w:pPr>
      <w:r>
        <w:rPr>
          <w:noProof/>
        </w:rPr>
        <w:lastRenderedPageBreak/>
        <w:drawing>
          <wp:inline distT="0" distB="0" distL="0" distR="0" wp14:anchorId="4F552CC5" wp14:editId="11A36EF7">
            <wp:extent cx="3797883" cy="3780000"/>
            <wp:effectExtent l="0" t="0" r="12700" b="5080"/>
            <wp:docPr id="62" name="Imagem 62" descr="Mockups/Tela%20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ockups/Tela%20Elenco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83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D9CF" w14:textId="77777777" w:rsidR="00A20714" w:rsidRDefault="00A20714" w:rsidP="00A20714">
      <w:pPr>
        <w:jc w:val="center"/>
      </w:pPr>
    </w:p>
    <w:p w14:paraId="5D94B0E4" w14:textId="77777777" w:rsidR="00A20714" w:rsidRDefault="00A20714" w:rsidP="00A20714">
      <w:pPr>
        <w:jc w:val="center"/>
      </w:pPr>
    </w:p>
    <w:p w14:paraId="2C52FABD" w14:textId="77777777" w:rsidR="00A20714" w:rsidRDefault="00A20714" w:rsidP="00A20714">
      <w:pPr>
        <w:jc w:val="center"/>
      </w:pPr>
      <w:r>
        <w:rPr>
          <w:noProof/>
        </w:rPr>
        <w:drawing>
          <wp:inline distT="0" distB="0" distL="0" distR="0" wp14:anchorId="45E4B4B3" wp14:editId="71F50EFE">
            <wp:extent cx="3797883" cy="3780000"/>
            <wp:effectExtent l="0" t="0" r="12700" b="5080"/>
            <wp:docPr id="63" name="Imagem 63" descr="Mockups/Tela%20Equ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ockups/Tela%20Equipe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83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B52" w14:textId="77777777" w:rsidR="00A20714" w:rsidRDefault="00A20714" w:rsidP="00A20714">
      <w:pPr>
        <w:jc w:val="center"/>
      </w:pPr>
      <w:r>
        <w:rPr>
          <w:noProof/>
        </w:rPr>
        <w:lastRenderedPageBreak/>
        <w:drawing>
          <wp:inline distT="0" distB="0" distL="0" distR="0" wp14:anchorId="614D098D" wp14:editId="637459FC">
            <wp:extent cx="3815020" cy="3791218"/>
            <wp:effectExtent l="0" t="0" r="0" b="0"/>
            <wp:docPr id="64" name="Imagem 64" descr="Mockups/Tela%20produt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ockups/Tela%20produtora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156" cy="38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6748" w14:textId="77777777" w:rsidR="00A20714" w:rsidRDefault="00A20714" w:rsidP="00A20714"/>
    <w:p w14:paraId="3B07FB5D" w14:textId="77777777" w:rsidR="00A20714" w:rsidRDefault="00A20714" w:rsidP="00A20714">
      <w:r>
        <w:t xml:space="preserve">Agora você e seu amigo deverão </w:t>
      </w:r>
      <w:r w:rsidR="004A0689">
        <w:t>analisar bem esta segunda demanda de protótipos e dar vida a eles também</w:t>
      </w:r>
      <w:r w:rsidR="002635CC">
        <w:t xml:space="preserve">. </w:t>
      </w:r>
    </w:p>
    <w:p w14:paraId="3C430031" w14:textId="77777777" w:rsidR="00A20714" w:rsidRDefault="009210C8" w:rsidP="00A20714">
      <w:r>
        <w:rPr>
          <w:rFonts w:ascii="Calibri" w:eastAsia="Times New Roman" w:hAnsi="Calibri"/>
          <w:b/>
          <w:bCs/>
          <w:i/>
          <w:iCs/>
          <w:color w:val="4FA1DB"/>
          <w:szCs w:val="22"/>
        </w:rPr>
        <w:pict w14:anchorId="216E74CA">
          <v:rect id="_x0000_i1026" style="width:0;height:1.5pt" o:hralign="center" o:hrstd="t" o:hr="t" fillcolor="#aaa" stroked="f"/>
        </w:pict>
      </w:r>
    </w:p>
    <w:p w14:paraId="716B36BB" w14:textId="77777777" w:rsidR="00A20714" w:rsidRDefault="00A20714" w:rsidP="00A20714">
      <w:pPr>
        <w:pStyle w:val="Ttulo4"/>
        <w:ind w:left="567" w:right="560"/>
      </w:pPr>
      <w:r>
        <w:t>Tarefa</w:t>
      </w:r>
    </w:p>
    <w:p w14:paraId="391FA975" w14:textId="77777777" w:rsidR="005637DA" w:rsidRDefault="005637DA" w:rsidP="00FE7F33">
      <w:pPr>
        <w:ind w:left="567"/>
      </w:pPr>
      <w:r>
        <w:t>Estamos chegando ao FIM!</w:t>
      </w:r>
    </w:p>
    <w:p w14:paraId="0EB4BB5C" w14:textId="77777777" w:rsidR="00A20714" w:rsidRDefault="004A0689" w:rsidP="00FE7F33">
      <w:pPr>
        <w:ind w:left="567"/>
      </w:pPr>
      <w:r>
        <w:t>Continue a criação das Views como você fez na aula anterior. Crie as Views representadas nos protótipos acima. Lembre-se que você está livre para usar o estilo que quiser na criação das View, apenas tente seguir a estrutura proposta nos protótipos.</w:t>
      </w:r>
    </w:p>
    <w:p w14:paraId="46846155" w14:textId="77777777" w:rsidR="00362EC6" w:rsidRDefault="00A20714" w:rsidP="00A20714">
      <w:pPr>
        <w:rPr>
          <w:b/>
          <w:bCs/>
          <w:color w:val="4472C4" w:themeColor="accent5"/>
          <w:sz w:val="32"/>
          <w:szCs w:val="27"/>
        </w:rPr>
      </w:pPr>
      <w:r>
        <w:br w:type="page"/>
      </w:r>
    </w:p>
    <w:p w14:paraId="5F96DA76" w14:textId="77777777" w:rsidR="007F09FD" w:rsidRPr="00362EC6" w:rsidRDefault="007F09FD" w:rsidP="00362EC6">
      <w:pPr>
        <w:pStyle w:val="Ttulo2"/>
        <w:rPr>
          <w:rFonts w:ascii="Times New Roman" w:hAnsi="Times New Roman"/>
          <w:sz w:val="27"/>
          <w:szCs w:val="27"/>
        </w:rPr>
      </w:pPr>
      <w:r w:rsidRPr="007F09FD">
        <w:lastRenderedPageBreak/>
        <w:t xml:space="preserve">Aula </w:t>
      </w:r>
      <w:r w:rsidR="002635CC">
        <w:t>3</w:t>
      </w:r>
      <w:r w:rsidR="005A48A6">
        <w:t xml:space="preserve"> - </w:t>
      </w:r>
      <w:proofErr w:type="spellStart"/>
      <w:r w:rsidRPr="007F09FD">
        <w:t>Controllers</w:t>
      </w:r>
      <w:proofErr w:type="spellEnd"/>
    </w:p>
    <w:p w14:paraId="3947BFE1" w14:textId="77777777" w:rsidR="002D36C0" w:rsidRDefault="00093695" w:rsidP="00E04EBF">
      <w:r>
        <w:t>UAU! Parabéns por ter cheg</w:t>
      </w:r>
      <w:r>
        <w:rPr>
          <w:color w:val="FF0000"/>
        </w:rPr>
        <w:t>ado</w:t>
      </w:r>
      <w:r w:rsidR="002D36C0">
        <w:t xml:space="preserve"> até aqui</w:t>
      </w:r>
      <w:r w:rsidRPr="00093695">
        <w:rPr>
          <w:color w:val="FF0000"/>
        </w:rPr>
        <w:t>.</w:t>
      </w:r>
    </w:p>
    <w:p w14:paraId="1098DA81" w14:textId="77777777" w:rsidR="002D36C0" w:rsidRDefault="002D36C0" w:rsidP="00E04EBF">
      <w:r>
        <w:t>Estamos em nossa última aula de POO</w:t>
      </w:r>
      <w:r w:rsidR="007F01E3">
        <w:t>.</w:t>
      </w:r>
      <w:r>
        <w:t xml:space="preserve"> Vamos finalizar com chave de </w:t>
      </w:r>
      <w:r w:rsidR="002635CC">
        <w:t>o</w:t>
      </w:r>
      <w:r>
        <w:t>uro!</w:t>
      </w:r>
    </w:p>
    <w:p w14:paraId="53035071" w14:textId="77777777" w:rsidR="002D36C0" w:rsidRDefault="002D36C0" w:rsidP="00E04EBF"/>
    <w:p w14:paraId="4131E720" w14:textId="77777777" w:rsidR="0069565B" w:rsidRPr="003871CD" w:rsidRDefault="004A2467" w:rsidP="003871CD">
      <w:pPr>
        <w:pStyle w:val="Ttulo3"/>
        <w:rPr>
          <w:rFonts w:ascii="Times New Roman" w:hAnsi="Times New Roman"/>
          <w:sz w:val="27"/>
        </w:rPr>
      </w:pPr>
      <w:r>
        <w:t>3.1</w:t>
      </w:r>
      <w:r w:rsidR="007F09FD" w:rsidRPr="007F09FD">
        <w:t xml:space="preserve"> - A Camada Controller</w:t>
      </w:r>
    </w:p>
    <w:p w14:paraId="327C9BEE" w14:textId="77777777" w:rsidR="0069565B" w:rsidRDefault="00350D89" w:rsidP="00362EC6">
      <w:pPr>
        <w:rPr>
          <w:rFonts w:cs="Courier New"/>
        </w:rPr>
      </w:pPr>
      <w:r>
        <w:t xml:space="preserve">Quando adicionamos um novo arquivo Swing, como por exemplo nossos </w:t>
      </w:r>
      <w:proofErr w:type="spellStart"/>
      <w:r w:rsidRPr="00FE7F33">
        <w:rPr>
          <w:rFonts w:ascii="Courier New" w:hAnsi="Courier New" w:cs="Courier New"/>
        </w:rPr>
        <w:t>JDialogs</w:t>
      </w:r>
      <w:proofErr w:type="spellEnd"/>
      <w:r>
        <w:t xml:space="preserve"> e o </w:t>
      </w:r>
      <w:proofErr w:type="spellStart"/>
      <w:r w:rsidRPr="00FE7F33">
        <w:rPr>
          <w:rFonts w:ascii="Courier New" w:hAnsi="Courier New" w:cs="Courier New"/>
        </w:rPr>
        <w:t>JFrame</w:t>
      </w:r>
      <w:proofErr w:type="spellEnd"/>
      <w:r>
        <w:t xml:space="preserve">, o Netbeans cria o arquivo </w:t>
      </w:r>
      <w:r w:rsidRPr="00350D89">
        <w:rPr>
          <w:rFonts w:ascii="Courier New" w:hAnsi="Courier New" w:cs="Courier New"/>
        </w:rPr>
        <w:t>.</w:t>
      </w:r>
      <w:proofErr w:type="spellStart"/>
      <w:r w:rsidRPr="00350D89">
        <w:rPr>
          <w:rFonts w:ascii="Courier New" w:hAnsi="Courier New" w:cs="Courier New"/>
        </w:rPr>
        <w:t>java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cs="Courier New"/>
        </w:rPr>
        <w:t xml:space="preserve">que já conhecemos e um novo arquivo com </w:t>
      </w:r>
      <w:proofErr w:type="gramStart"/>
      <w:r>
        <w:rPr>
          <w:rFonts w:cs="Courier New"/>
        </w:rPr>
        <w:t xml:space="preserve">extensão </w:t>
      </w:r>
      <w:r w:rsidRPr="00350D89">
        <w:rPr>
          <w:rFonts w:ascii="Courier New" w:hAnsi="Courier New" w:cs="Courier New"/>
        </w:rPr>
        <w:t>.form</w:t>
      </w:r>
      <w:proofErr w:type="gramEnd"/>
      <w:r>
        <w:rPr>
          <w:rFonts w:ascii="Courier New" w:hAnsi="Courier New" w:cs="Courier New"/>
        </w:rPr>
        <w:t xml:space="preserve">. </w:t>
      </w:r>
      <w:r>
        <w:rPr>
          <w:rFonts w:cs="Courier New"/>
        </w:rPr>
        <w:t>O arquivo .</w:t>
      </w:r>
      <w:proofErr w:type="spellStart"/>
      <w:r>
        <w:rPr>
          <w:rFonts w:cs="Courier New"/>
        </w:rPr>
        <w:t>form</w:t>
      </w:r>
      <w:proofErr w:type="spellEnd"/>
      <w:r>
        <w:rPr>
          <w:rFonts w:cs="Courier New"/>
        </w:rPr>
        <w:t xml:space="preserve"> não é visível na árvore de arquivos do projeto no Netbeans, mas quando estamos compondo uma View através do interface </w:t>
      </w:r>
      <w:proofErr w:type="spellStart"/>
      <w:r>
        <w:rPr>
          <w:rFonts w:cs="Courier New"/>
        </w:rPr>
        <w:t>builder</w:t>
      </w:r>
      <w:proofErr w:type="spellEnd"/>
      <w:r>
        <w:rPr>
          <w:rFonts w:cs="Courier New"/>
        </w:rPr>
        <w:t xml:space="preserve"> é nestes arquivos que estamos mexendo.</w:t>
      </w:r>
    </w:p>
    <w:p w14:paraId="7176C31D" w14:textId="77777777" w:rsidR="00B11236" w:rsidRDefault="00B11236" w:rsidP="00362EC6">
      <w:pPr>
        <w:rPr>
          <w:rFonts w:cs="Courier New"/>
        </w:rPr>
      </w:pPr>
    </w:p>
    <w:p w14:paraId="74281E93" w14:textId="77777777" w:rsidR="00350D89" w:rsidRDefault="00350D89" w:rsidP="00362EC6">
      <w:pPr>
        <w:rPr>
          <w:rFonts w:cs="Courier New"/>
        </w:rPr>
      </w:pPr>
      <w:r>
        <w:rPr>
          <w:rFonts w:cs="Courier New"/>
        </w:rPr>
        <w:t xml:space="preserve">Neste caso nossos </w:t>
      </w:r>
      <w:proofErr w:type="spellStart"/>
      <w:r>
        <w:rPr>
          <w:rFonts w:cs="Courier New"/>
        </w:rPr>
        <w:t>Controllers</w:t>
      </w:r>
      <w:proofErr w:type="spellEnd"/>
      <w:r>
        <w:rPr>
          <w:rFonts w:cs="Courier New"/>
        </w:rPr>
        <w:t xml:space="preserve"> seriam os arquivos </w:t>
      </w:r>
      <w:r w:rsidRPr="00350D89">
        <w:rPr>
          <w:rFonts w:ascii="Courier New" w:hAnsi="Courier New" w:cs="Courier New"/>
        </w:rPr>
        <w:t>.</w:t>
      </w:r>
      <w:proofErr w:type="spellStart"/>
      <w:r w:rsidRPr="00350D89">
        <w:rPr>
          <w:rFonts w:ascii="Courier New" w:hAnsi="Courier New" w:cs="Courier New"/>
        </w:rPr>
        <w:t>java</w:t>
      </w:r>
      <w:proofErr w:type="spellEnd"/>
      <w:r>
        <w:rPr>
          <w:rFonts w:cs="Courier New"/>
        </w:rPr>
        <w:t xml:space="preserve"> que você criou. </w:t>
      </w:r>
      <w:r w:rsidRPr="00350D89">
        <w:rPr>
          <w:rFonts w:ascii="Courier New" w:hAnsi="Courier New" w:cs="Courier New"/>
        </w:rPr>
        <w:t>DashboardView.java</w:t>
      </w:r>
      <w:r>
        <w:rPr>
          <w:rFonts w:cs="Courier New"/>
        </w:rPr>
        <w:t xml:space="preserve"> e </w:t>
      </w:r>
      <w:r w:rsidRPr="00350D89">
        <w:rPr>
          <w:rFonts w:ascii="Courier New" w:hAnsi="Courier New" w:cs="Courier New"/>
        </w:rPr>
        <w:t>RegisterOrEditContact</w:t>
      </w:r>
      <w:ins w:id="136" w:author="Willian" w:date="2016-07-25T01:09:00Z">
        <w:r w:rsidR="002A71FD">
          <w:rPr>
            <w:rFonts w:ascii="Courier New" w:hAnsi="Courier New" w:cs="Courier New"/>
          </w:rPr>
          <w:t>View</w:t>
        </w:r>
      </w:ins>
      <w:r w:rsidRPr="00350D89">
        <w:rPr>
          <w:rFonts w:ascii="Courier New" w:hAnsi="Courier New" w:cs="Courier New"/>
        </w:rPr>
        <w:t>.java</w:t>
      </w:r>
      <w:r>
        <w:rPr>
          <w:rFonts w:ascii="Courier New" w:hAnsi="Courier New" w:cs="Courier New"/>
        </w:rPr>
        <w:t xml:space="preserve">. </w:t>
      </w:r>
      <w:r>
        <w:rPr>
          <w:rFonts w:cs="Courier New"/>
        </w:rPr>
        <w:t xml:space="preserve">Se você preferir, pode renomear o pacote Views com o nome </w:t>
      </w:r>
      <w:proofErr w:type="spellStart"/>
      <w:r>
        <w:rPr>
          <w:rFonts w:cs="Courier New"/>
        </w:rPr>
        <w:t>ViewControllers</w:t>
      </w:r>
      <w:proofErr w:type="spellEnd"/>
      <w:r>
        <w:rPr>
          <w:rFonts w:cs="Courier New"/>
        </w:rPr>
        <w:t>.</w:t>
      </w:r>
    </w:p>
    <w:p w14:paraId="4229F519" w14:textId="77777777" w:rsidR="00D767EC" w:rsidRPr="00FE7F33" w:rsidRDefault="00D767EC" w:rsidP="00362EC6">
      <w:pPr>
        <w:rPr>
          <w:b/>
        </w:rPr>
      </w:pPr>
      <w:r>
        <w:rPr>
          <w:rFonts w:cs="Courier New"/>
        </w:rPr>
        <w:t xml:space="preserve">Além destes arquivos, teremos </w:t>
      </w:r>
      <w:commentRangeStart w:id="137"/>
      <w:r>
        <w:rPr>
          <w:rFonts w:cs="Courier New"/>
        </w:rPr>
        <w:t>um outro Controller</w:t>
      </w:r>
      <w:commentRangeEnd w:id="137"/>
      <w:r w:rsidR="00B11236">
        <w:rPr>
          <w:rStyle w:val="Refdecomentrio"/>
        </w:rPr>
        <w:commentReference w:id="137"/>
      </w:r>
      <w:r>
        <w:rPr>
          <w:rFonts w:cs="Courier New"/>
        </w:rPr>
        <w:t>,</w:t>
      </w:r>
      <w:ins w:id="138" w:author="Willian" w:date="2016-07-25T01:03:00Z">
        <w:r w:rsidR="002A71FD">
          <w:rPr>
            <w:rFonts w:cs="Courier New"/>
          </w:rPr>
          <w:t xml:space="preserve"> que irá gerenciar (salvar, editar e deletar) a lista de contatos</w:t>
        </w:r>
      </w:ins>
      <w:ins w:id="139" w:author="Willian" w:date="2016-07-25T01:04:00Z">
        <w:r w:rsidR="002A71FD">
          <w:rPr>
            <w:rFonts w:cs="Courier New"/>
          </w:rPr>
          <w:t>.</w:t>
        </w:r>
      </w:ins>
      <w:r>
        <w:rPr>
          <w:rFonts w:cs="Courier New"/>
        </w:rPr>
        <w:t xml:space="preserve"> </w:t>
      </w:r>
      <w:ins w:id="140" w:author="Willian" w:date="2016-07-25T01:05:00Z">
        <w:r w:rsidR="002A71FD">
          <w:rPr>
            <w:rFonts w:cs="Courier New"/>
          </w:rPr>
          <w:t>E</w:t>
        </w:r>
      </w:ins>
      <w:del w:id="141" w:author="Willian" w:date="2016-07-25T01:05:00Z">
        <w:r w:rsidDel="002A71FD">
          <w:rPr>
            <w:rFonts w:cs="Courier New"/>
          </w:rPr>
          <w:delText>e</w:delText>
        </w:r>
      </w:del>
      <w:r>
        <w:rPr>
          <w:rFonts w:cs="Courier New"/>
        </w:rPr>
        <w:t xml:space="preserve">ntão crie um novo pacote clicando em </w:t>
      </w:r>
      <w:r>
        <w:rPr>
          <w:rFonts w:cs="Courier New"/>
          <w:b/>
        </w:rPr>
        <w:t xml:space="preserve">Arquivo &gt; Novo </w:t>
      </w:r>
      <w:r w:rsidR="005A3582">
        <w:rPr>
          <w:rFonts w:cs="Courier New"/>
          <w:b/>
        </w:rPr>
        <w:t xml:space="preserve">Arquivo, </w:t>
      </w:r>
      <w:r w:rsidR="005A3582">
        <w:rPr>
          <w:rFonts w:cs="Courier New"/>
        </w:rPr>
        <w:t xml:space="preserve">selecione </w:t>
      </w:r>
      <w:r w:rsidR="005A3582">
        <w:rPr>
          <w:rFonts w:cs="Courier New"/>
          <w:b/>
        </w:rPr>
        <w:t xml:space="preserve">Pacote Java </w:t>
      </w:r>
      <w:r w:rsidR="005A3582">
        <w:rPr>
          <w:rFonts w:cs="Courier New"/>
        </w:rPr>
        <w:t xml:space="preserve">na seção </w:t>
      </w:r>
      <w:r w:rsidR="005A3582">
        <w:rPr>
          <w:rFonts w:cs="Courier New"/>
          <w:b/>
        </w:rPr>
        <w:t>Tipos de Arquivos,</w:t>
      </w:r>
      <w:r w:rsidR="005A3582">
        <w:rPr>
          <w:rFonts w:cs="Courier New"/>
        </w:rPr>
        <w:t xml:space="preserve"> clique em </w:t>
      </w:r>
      <w:r w:rsidR="005A3582">
        <w:rPr>
          <w:rFonts w:cs="Courier New"/>
          <w:b/>
        </w:rPr>
        <w:t xml:space="preserve">Próximo </w:t>
      </w:r>
      <w:r w:rsidR="000D02B0" w:rsidRPr="000D02B0">
        <w:rPr>
          <w:rFonts w:cs="Courier New"/>
          <w:color w:val="FF0000"/>
        </w:rPr>
        <w:t>,</w:t>
      </w:r>
      <w:r w:rsidR="000D02B0">
        <w:rPr>
          <w:rFonts w:cs="Courier New"/>
        </w:rPr>
        <w:t xml:space="preserve"> </w:t>
      </w:r>
      <w:r w:rsidR="000D02B0" w:rsidRPr="000D02B0">
        <w:rPr>
          <w:rFonts w:cs="Courier New"/>
          <w:color w:val="FF0000"/>
        </w:rPr>
        <w:t>nomeie</w:t>
      </w:r>
      <w:r w:rsidR="000D02B0">
        <w:rPr>
          <w:rFonts w:cs="Courier New"/>
          <w:color w:val="FF0000"/>
        </w:rPr>
        <w:t>-o</w:t>
      </w:r>
      <w:r w:rsidR="000D02B0" w:rsidRPr="000D02B0">
        <w:rPr>
          <w:rFonts w:cs="Courier New"/>
          <w:color w:val="FF0000"/>
        </w:rPr>
        <w:t xml:space="preserve">  de</w:t>
      </w:r>
      <w:r w:rsidR="005A3582">
        <w:rPr>
          <w:rFonts w:cs="Courier New"/>
        </w:rPr>
        <w:t xml:space="preserve"> “</w:t>
      </w:r>
      <w:proofErr w:type="spellStart"/>
      <w:r w:rsidR="005A3582">
        <w:rPr>
          <w:rFonts w:cs="Courier New"/>
        </w:rPr>
        <w:t>Controllers</w:t>
      </w:r>
      <w:proofErr w:type="spellEnd"/>
      <w:r w:rsidR="005A3582">
        <w:rPr>
          <w:rFonts w:cs="Courier New"/>
        </w:rPr>
        <w:t>”</w:t>
      </w:r>
      <w:r>
        <w:rPr>
          <w:rFonts w:cs="Courier New"/>
          <w:b/>
        </w:rPr>
        <w:t xml:space="preserve"> </w:t>
      </w:r>
      <w:r w:rsidR="005A3582">
        <w:rPr>
          <w:rFonts w:cs="Courier New"/>
        </w:rPr>
        <w:t xml:space="preserve">e clique em </w:t>
      </w:r>
      <w:r w:rsidR="005A3582">
        <w:rPr>
          <w:rFonts w:cs="Courier New"/>
          <w:b/>
        </w:rPr>
        <w:t>Finalizar.</w:t>
      </w:r>
    </w:p>
    <w:p w14:paraId="5EAC981F" w14:textId="77777777" w:rsidR="00350D89" w:rsidRDefault="00350D89" w:rsidP="00362EC6"/>
    <w:p w14:paraId="1E54C783" w14:textId="77777777" w:rsidR="007F09FD" w:rsidRPr="007F09FD" w:rsidRDefault="00350D89" w:rsidP="00362EC6">
      <w:pPr>
        <w:rPr>
          <w:rFonts w:ascii="Times New Roman" w:hAnsi="Times New Roman"/>
        </w:rPr>
      </w:pPr>
      <w:r>
        <w:t>Agora v</w:t>
      </w:r>
      <w:r w:rsidR="007F09FD" w:rsidRPr="007F09FD">
        <w:t xml:space="preserve">amos criar nosso gerenciador de contatos. Neste gerenciador armazenaremos a lista de todos os contatos salvos em uma seção (execução do </w:t>
      </w:r>
      <w:proofErr w:type="spellStart"/>
      <w:r w:rsidR="007F09FD" w:rsidRPr="007F09FD">
        <w:t>app</w:t>
      </w:r>
      <w:proofErr w:type="spellEnd"/>
      <w:r w:rsidR="007F09FD" w:rsidRPr="007F09FD">
        <w:t>). Também iremos adicionar, remover e alterar o</w:t>
      </w:r>
      <w:r w:rsidR="003871CD">
        <w:t>s</w:t>
      </w:r>
      <w:r w:rsidR="007F09FD" w:rsidRPr="007F09FD">
        <w:t xml:space="preserve"> itens desta lista através deste gerenciador. Este gerenciador chamaremos de </w:t>
      </w:r>
      <w:proofErr w:type="spellStart"/>
      <w:r w:rsidR="007F09FD" w:rsidRPr="00A20714">
        <w:rPr>
          <w:rFonts w:ascii="Courier New" w:hAnsi="Courier New" w:cs="Courier New"/>
        </w:rPr>
        <w:t>ContactsController</w:t>
      </w:r>
      <w:proofErr w:type="spellEnd"/>
      <w:r w:rsidR="007F09FD" w:rsidRPr="007F09FD">
        <w:t>. Crie uma classe para ele e insira o seguinte código</w:t>
      </w:r>
      <w:del w:id="142" w:author="Willian" w:date="2016-07-25T01:05:00Z">
        <w:r w:rsidR="007F09FD" w:rsidRPr="007F09FD" w:rsidDel="002A71FD">
          <w:delText xml:space="preserve"> </w:delText>
        </w:r>
        <w:commentRangeStart w:id="143"/>
        <w:commentRangeStart w:id="144"/>
        <w:r w:rsidR="007F09FD" w:rsidRPr="007F09FD" w:rsidDel="002A71FD">
          <w:delText>()</w:delText>
        </w:r>
      </w:del>
      <w:r w:rsidR="007F09FD" w:rsidRPr="007F09FD">
        <w:t>:</w:t>
      </w:r>
      <w:commentRangeEnd w:id="143"/>
      <w:r w:rsidR="00B11236">
        <w:rPr>
          <w:rStyle w:val="Refdecomentrio"/>
        </w:rPr>
        <w:commentReference w:id="143"/>
      </w:r>
      <w:commentRangeEnd w:id="144"/>
      <w:r w:rsidR="002A71FD">
        <w:rPr>
          <w:rStyle w:val="Refdecomentrio"/>
        </w:rPr>
        <w:commentReference w:id="144"/>
      </w:r>
    </w:p>
    <w:p w14:paraId="3576B5CC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6291858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197BB84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Lista de contatos salva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5017EBD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ArrayList&lt;Contact&gt; contactList =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ArrayList&lt;&gt;();  </w:t>
      </w:r>
    </w:p>
    <w:p w14:paraId="2567CC96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="00026004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Contato que será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selecionado na tabela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A206B9D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Contact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selectedContact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null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8CD26B2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</w:p>
    <w:p w14:paraId="21527181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Construtor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2D9187C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0D8D36D9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7DE896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Se a lista estiver vazia ainda, inserimos alguns contatos como teste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50C6D0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contactList.isEmpty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4FE8115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"Machado de Assis"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"assis@pearson.com"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 w:rsidR="00F932A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Group.Family));  </w:t>
      </w:r>
    </w:p>
    <w:p w14:paraId="14EF545D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"Carlos Drummond de Andrade"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"drummond@pearson.com"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Ang</w:t>
      </w:r>
      <w:r w:rsidR="00F932A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Group.Family));  </w:t>
      </w:r>
    </w:p>
    <w:p w14:paraId="3C842803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"Clarice Linspector"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"linspector@pearson.com"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Ang</w:t>
      </w:r>
      <w:r w:rsidR="00F932A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Group.School));  </w:t>
      </w:r>
    </w:p>
    <w:p w14:paraId="34FFC5B8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"Jorge Amado"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"jorge@pearson.com"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Ang</w:t>
      </w:r>
      <w:r w:rsidR="00F932A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Group.School));  </w:t>
      </w:r>
    </w:p>
    <w:p w14:paraId="5350FA63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"Graciliano Ramos"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"ramos@pearson.com"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Ang</w:t>
      </w:r>
      <w:r w:rsidR="00F932A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Group.Friends));  </w:t>
      </w:r>
    </w:p>
    <w:p w14:paraId="64A279E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"Monteiro Lobato"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"lobato@pearson.com"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Ang</w:t>
      </w:r>
      <w:r w:rsidR="00F932A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="00F932A2"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Group.CoWorkers));  </w:t>
      </w:r>
    </w:p>
    <w:p w14:paraId="482CBB16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121F18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3FCF56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01D435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36D769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Getters</w:t>
      </w:r>
      <w:proofErr w:type="spellEnd"/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e </w:t>
      </w:r>
      <w:proofErr w:type="spellStart"/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setters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3F2AF0A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getSelectedContact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6031C894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0E8CD93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E236B40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D650FE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setSelectedContact(Contact selectedContact) {  </w:t>
      </w:r>
    </w:p>
    <w:p w14:paraId="7BEDD279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ContactsController.selectedContact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DB0609E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277868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E71EAD9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Manipulaçã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 da lista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4B6AE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Salva um contato </w:t>
      </w:r>
    </w:p>
    <w:p w14:paraId="0F524671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save(Contact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newContact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62651AF1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BC76ABD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C56B0AD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4C4926B" w14:textId="77777777" w:rsidR="000B5755" w:rsidRPr="008E6E9A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ins w:id="145" w:author="Willian" w:date="2016-07-25T00:56:00Z"/>
          <w:rFonts w:ascii="Consolas" w:eastAsia="Times New Roman" w:hAnsi="Consolas"/>
          <w:color w:val="5C5C5C"/>
          <w:sz w:val="18"/>
          <w:szCs w:val="18"/>
          <w:rPrChange w:id="146" w:author="Willian" w:date="2016-07-25T00:56:00Z">
            <w:rPr>
              <w:ins w:id="147" w:author="Willian" w:date="2016-07-25T00:56:00Z"/>
              <w:rFonts w:ascii="Consolas" w:eastAsia="Times New Roman" w:hAnsi="Consolas"/>
              <w:color w:val="000000"/>
              <w:sz w:val="18"/>
              <w:szCs w:val="18"/>
              <w:bdr w:val="none" w:sz="0" w:space="0" w:color="auto" w:frame="1"/>
            </w:rPr>
          </w:rPrChange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320E34" w14:textId="77777777" w:rsidR="008E6E9A" w:rsidRPr="000B5755" w:rsidRDefault="008E6E9A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ins w:id="148" w:author="Willian" w:date="2016-07-25T00:56:00Z">
        <w:r>
          <w:rPr>
            <w:rFonts w:ascii="Consolas" w:eastAsia="Times New Roman" w:hAnsi="Consolas"/>
            <w:color w:val="5C5C5C"/>
            <w:sz w:val="18"/>
            <w:szCs w:val="18"/>
          </w:rPr>
          <w:t xml:space="preserve">    </w:t>
        </w:r>
        <w:r w:rsidRPr="000B5755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// </w:t>
        </w:r>
      </w:ins>
      <w:ins w:id="149" w:author="Willian" w:date="2016-07-25T00:57:00Z">
        <w:r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 xml:space="preserve">Edita </w:t>
        </w:r>
      </w:ins>
      <w:ins w:id="150" w:author="Willian" w:date="2016-07-25T00:56:00Z">
        <w:r w:rsidRPr="000B5755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um contato </w:t>
        </w:r>
      </w:ins>
    </w:p>
    <w:p w14:paraId="7F57BA20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edit(</w:t>
      </w:r>
      <w:proofErr w:type="gram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 contactToBeEdited, Contact newValues) {  </w:t>
      </w:r>
    </w:p>
    <w:p w14:paraId="638C6AA3" w14:textId="77777777" w:rsidR="000B5755" w:rsidRPr="008E6E9A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ins w:id="151" w:author="Willian" w:date="2016-07-25T00:58:00Z"/>
          <w:rFonts w:ascii="Consolas" w:eastAsia="Times New Roman" w:hAnsi="Consolas"/>
          <w:color w:val="5C5C5C"/>
          <w:sz w:val="18"/>
          <w:szCs w:val="18"/>
          <w:lang w:val="en-US"/>
          <w:rPrChange w:id="152" w:author="Willian" w:date="2016-07-25T00:58:00Z">
            <w:rPr>
              <w:ins w:id="153" w:author="Willian" w:date="2016-07-25T00:58:00Z"/>
              <w:rFonts w:ascii="Consolas" w:eastAsia="Times New Roman" w:hAnsi="Consolas"/>
              <w:color w:val="000000"/>
              <w:sz w:val="18"/>
              <w:szCs w:val="18"/>
              <w:bdr w:val="none" w:sz="0" w:space="0" w:color="auto" w:frame="1"/>
              <w:lang w:val="en-US"/>
            </w:rPr>
          </w:rPrChange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CE3E9BA" w14:textId="77777777" w:rsidR="008E6E9A" w:rsidRPr="00E97BA6" w:rsidRDefault="008E6E9A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ins w:id="154" w:author="Willian" w:date="2016-07-25T00:58:00Z">
        <w:r>
          <w:rPr>
            <w:rFonts w:ascii="Consolas" w:eastAsia="Times New Roman" w:hAnsi="Consolas"/>
            <w:color w:val="000000"/>
            <w:sz w:val="18"/>
            <w:szCs w:val="18"/>
            <w:bdr w:val="none" w:sz="0" w:space="0" w:color="auto" w:frame="1"/>
            <w:lang w:val="en-US"/>
          </w:rPr>
          <w:t xml:space="preserve">        </w:t>
        </w:r>
        <w:r w:rsidRPr="000B5755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// </w:t>
        </w:r>
        <w:r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Atribui os novos valores</w:t>
        </w:r>
      </w:ins>
      <w:ins w:id="155" w:author="Willian" w:date="2016-07-25T00:59:00Z">
        <w:r w:rsidR="002A71FD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 xml:space="preserve"> ao contato a ser editado</w:t>
        </w:r>
      </w:ins>
    </w:p>
    <w:p w14:paraId="6E8A375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contactToBeEdited.setName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newValues.getName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477B1732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contactToBeEdited.setEmail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newValues.getEmail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5835B15A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contactToBeEdited.setAddress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newValues.getAddress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1EE1C1E2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contactToBeEdited.setGroup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newValues.getGroup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55D7BC10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569E28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Percorre a li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sta procurando o item em ediçã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 e o atu</w:t>
      </w:r>
      <w:ins w:id="156" w:author="Willian" w:date="2016-07-25T00:59:00Z">
        <w:r w:rsidR="002A71FD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a</w:t>
        </w:r>
      </w:ins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liza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FE5766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: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96BA8FE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contactToBeEdited.equals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223ECFF3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contactList.set(contactList.indexOf(contact), contactToBeEdited);  </w:t>
      </w:r>
    </w:p>
    <w:p w14:paraId="5EBC4F2E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936707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886C1B5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2031D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1FE3884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CAF6A5" w14:textId="77777777" w:rsidR="000B5755" w:rsidRPr="008E6E9A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ins w:id="157" w:author="Willian" w:date="2016-07-25T00:57:00Z"/>
          <w:rFonts w:ascii="Consolas" w:eastAsia="Times New Roman" w:hAnsi="Consolas"/>
          <w:color w:val="5C5C5C"/>
          <w:sz w:val="18"/>
          <w:szCs w:val="18"/>
          <w:rPrChange w:id="158" w:author="Willian" w:date="2016-07-25T00:57:00Z">
            <w:rPr>
              <w:ins w:id="159" w:author="Willian" w:date="2016-07-25T00:57:00Z"/>
              <w:rFonts w:ascii="Consolas" w:eastAsia="Times New Roman" w:hAnsi="Consolas"/>
              <w:color w:val="000000"/>
              <w:sz w:val="18"/>
              <w:szCs w:val="18"/>
              <w:bdr w:val="none" w:sz="0" w:space="0" w:color="auto" w:frame="1"/>
            </w:rPr>
          </w:rPrChange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64F7DA" w14:textId="77777777" w:rsidR="008E6E9A" w:rsidRPr="000B5755" w:rsidRDefault="008E6E9A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ins w:id="160" w:author="Willian" w:date="2016-07-25T00:57:00Z">
        <w:r>
          <w:rPr>
            <w:rFonts w:ascii="Consolas" w:eastAsia="Times New Roman" w:hAnsi="Consolas"/>
            <w:color w:val="000000"/>
            <w:sz w:val="18"/>
            <w:szCs w:val="18"/>
            <w:bdr w:val="none" w:sz="0" w:space="0" w:color="auto" w:frame="1"/>
          </w:rPr>
          <w:t xml:space="preserve">    </w:t>
        </w:r>
        <w:r w:rsidRPr="000B5755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// </w:t>
        </w:r>
        <w:r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 xml:space="preserve">Deleta </w:t>
        </w:r>
        <w:r w:rsidRPr="000B5755">
          <w:rPr>
            <w:rFonts w:ascii="Consolas" w:eastAsia="Times New Roman" w:hAnsi="Consolas"/>
            <w:color w:val="008200"/>
            <w:sz w:val="18"/>
            <w:szCs w:val="18"/>
            <w:bdr w:val="none" w:sz="0" w:space="0" w:color="auto" w:frame="1"/>
          </w:rPr>
          <w:t>um contato </w:t>
        </w:r>
      </w:ins>
    </w:p>
    <w:p w14:paraId="5D852CDA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delete(</w:t>
      </w:r>
      <w:proofErr w:type="gram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contactToBeDeleted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59168C0C" w14:textId="77777777" w:rsidR="000B5755" w:rsidRPr="00E97BA6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10794EE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Percorre a lista procurando o item a ser e o deleta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E94FDF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: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3A9D695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contactToBeDeleted.equals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3599F14A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contactList.remove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CA7195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A7448D5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A1AD5D8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28A775D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1217F4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2DDE6E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BB064A" w14:textId="77777777" w:rsidR="000B5755" w:rsidRPr="000B5755" w:rsidRDefault="000B5755" w:rsidP="000B57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5ED270A" w14:textId="77777777" w:rsidR="00F2704A" w:rsidRPr="00F2704A" w:rsidRDefault="000B5755" w:rsidP="00362EC6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5FF8287" w14:textId="77777777" w:rsidR="00F2704A" w:rsidRDefault="00F2704A" w:rsidP="00F2704A">
      <w:pPr>
        <w:pStyle w:val="Subttulo"/>
        <w:jc w:val="center"/>
      </w:pPr>
      <w:r>
        <w:t>Listagem 5.6</w:t>
      </w:r>
    </w:p>
    <w:p w14:paraId="363F2AFE" w14:textId="77777777" w:rsidR="007F09FD" w:rsidRDefault="007F09FD" w:rsidP="00362EC6">
      <w:r w:rsidRPr="007F09FD">
        <w:t>Vamos analisar:</w:t>
      </w:r>
    </w:p>
    <w:p w14:paraId="306123B9" w14:textId="77777777" w:rsidR="00026004" w:rsidRPr="007F09FD" w:rsidRDefault="00026004" w:rsidP="00362EC6">
      <w:pPr>
        <w:rPr>
          <w:rFonts w:ascii="Times New Roman" w:hAnsi="Times New Roman"/>
        </w:rPr>
      </w:pPr>
    </w:p>
    <w:p w14:paraId="19A434B2" w14:textId="77777777" w:rsidR="00026004" w:rsidRPr="00E97BA6" w:rsidRDefault="00026004" w:rsidP="00026004">
      <w:pPr>
        <w:jc w:val="center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</w:pP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ArrayList&lt;Contact&gt; contactList =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ArrayList&lt;</w:t>
      </w:r>
      <w:proofErr w:type="gram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&gt;(</w:t>
      </w:r>
      <w:proofErr w:type="gram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);</w:t>
      </w:r>
    </w:p>
    <w:p w14:paraId="4B8644E4" w14:textId="77777777" w:rsidR="00026004" w:rsidRPr="00E97BA6" w:rsidRDefault="00026004" w:rsidP="00362EC6">
      <w:pP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</w:pPr>
    </w:p>
    <w:p w14:paraId="790DA974" w14:textId="77777777" w:rsidR="007F09FD" w:rsidRDefault="007F09FD" w:rsidP="00362EC6">
      <w:r w:rsidRPr="007F09FD">
        <w:t>Primeiro criamos uma lista que armazenará todos os nossos contatos. Deixamos como estática pois ela será única para toda a aplicação.</w:t>
      </w:r>
    </w:p>
    <w:p w14:paraId="1C2AC40C" w14:textId="77777777" w:rsidR="00026004" w:rsidRPr="007F09FD" w:rsidRDefault="00026004" w:rsidP="00362EC6">
      <w:pPr>
        <w:rPr>
          <w:rFonts w:ascii="Times New Roman" w:hAnsi="Times New Roman"/>
        </w:rPr>
      </w:pPr>
    </w:p>
    <w:p w14:paraId="2FAFD268" w14:textId="77777777" w:rsidR="00026004" w:rsidRPr="00E97BA6" w:rsidRDefault="00026004" w:rsidP="00026004">
      <w:pPr>
        <w:jc w:val="center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</w:pP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Contact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selectedContact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null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</w:t>
      </w:r>
    </w:p>
    <w:p w14:paraId="0727B5A7" w14:textId="77777777" w:rsidR="00026004" w:rsidRPr="00E97BA6" w:rsidRDefault="00026004" w:rsidP="00362EC6">
      <w:pP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</w:pPr>
    </w:p>
    <w:p w14:paraId="1970814A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Quando selecionarmos um contato na tabela, precisaremos armazenar este dado para o momento da Exclusão e Edição. Este deve ser estático pois principalmente na Edição, que é </w:t>
      </w:r>
      <w:r w:rsidRPr="007F09FD">
        <w:lastRenderedPageBreak/>
        <w:t>mostrada outra tela, precisamos deste dado atualizado. Iniciamos com nenhum Contato selecionado.</w:t>
      </w:r>
    </w:p>
    <w:p w14:paraId="0C1CC183" w14:textId="77777777" w:rsidR="007F09FD" w:rsidRDefault="007F09FD" w:rsidP="00362EC6">
      <w:pPr>
        <w:rPr>
          <w:ins w:id="161" w:author="Willian" w:date="2016-07-25T00:40:00Z"/>
        </w:rPr>
      </w:pPr>
      <w:commentRangeStart w:id="162"/>
      <w:r w:rsidRPr="007F09FD">
        <w:t xml:space="preserve">No nosso consultor, repare </w:t>
      </w:r>
      <w:r w:rsidR="000D02B0">
        <w:t xml:space="preserve">que já inserimos alguns </w:t>
      </w:r>
      <w:r w:rsidR="000D02B0" w:rsidRPr="000D02B0">
        <w:rPr>
          <w:color w:val="FF0000"/>
        </w:rPr>
        <w:t>c</w:t>
      </w:r>
      <w:r w:rsidRPr="007F09FD">
        <w:t>ontatos na lista. Apenas para nível de teste.</w:t>
      </w:r>
      <w:commentRangeEnd w:id="162"/>
      <w:r w:rsidR="00B11236">
        <w:rPr>
          <w:rStyle w:val="Refdecomentrio"/>
        </w:rPr>
        <w:commentReference w:id="162"/>
      </w:r>
    </w:p>
    <w:p w14:paraId="463878F5" w14:textId="77777777" w:rsidR="00F17E84" w:rsidRDefault="00F17E84" w:rsidP="00362EC6">
      <w:pPr>
        <w:rPr>
          <w:ins w:id="163" w:author="Willian" w:date="2016-07-25T00:40:00Z"/>
        </w:rPr>
      </w:pPr>
    </w:p>
    <w:p w14:paraId="7F853BF2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Construtor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59B72A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4DD490A9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EBE8B64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B5755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Se a lista estiver vazia ainda, inserimos alguns contatos como teste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EF68007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contactList.isEmpty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719A5A64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"Machado de Assis"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"assis@pearson.com"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Group.Family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498AA3F7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"Carlos Drummond de Andrade"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"drummond@pearson.com"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Group.Family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66C11B76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"Clarice </w:t>
      </w:r>
      <w:proofErr w:type="spellStart"/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Linspector</w:t>
      </w:r>
      <w:proofErr w:type="spellEnd"/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"linspector@pearson.com"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Group.School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19476AD1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"Jorge Amado"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"jorge@pearson.com"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Group.School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63D98B72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"Graciliano Ramos"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"ramos@pearson.com"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Group.Friends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BC7851C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B5755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"Monteiro Lobato"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"lobato@pearson.com"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é</w:t>
      </w:r>
      <w:r w:rsidRPr="000B5755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Group.CoWorkers</w:t>
      </w:r>
      <w:proofErr w:type="spellEnd"/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04A3DD8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B33438F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B3B8B6" w14:textId="77777777" w:rsidR="00F17E84" w:rsidRPr="000B5755" w:rsidRDefault="00F17E84" w:rsidP="00F17E84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B5755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21050" w14:textId="77777777" w:rsidR="00F17E84" w:rsidRDefault="00F17E84" w:rsidP="00362EC6">
      <w:pPr>
        <w:rPr>
          <w:ins w:id="164" w:author="Willian" w:date="2016-07-25T00:41:00Z"/>
        </w:rPr>
      </w:pPr>
    </w:p>
    <w:p w14:paraId="0CF879A6" w14:textId="77777777" w:rsidR="00F17E84" w:rsidRDefault="00F17E84" w:rsidP="00F17E84">
      <w:pPr>
        <w:pStyle w:val="Subttulo"/>
        <w:jc w:val="center"/>
        <w:rPr>
          <w:ins w:id="165" w:author="Willian" w:date="2016-07-25T00:41:00Z"/>
        </w:rPr>
      </w:pPr>
      <w:ins w:id="166" w:author="Willian" w:date="2016-07-25T00:41:00Z">
        <w:r>
          <w:t>Listagem 5.7</w:t>
        </w:r>
      </w:ins>
    </w:p>
    <w:p w14:paraId="335F8BB5" w14:textId="77777777" w:rsidR="00F17E84" w:rsidRPr="007F09FD" w:rsidRDefault="00F17E84" w:rsidP="00362EC6">
      <w:pPr>
        <w:rPr>
          <w:rFonts w:ascii="Times New Roman" w:hAnsi="Times New Roman"/>
        </w:rPr>
      </w:pPr>
    </w:p>
    <w:p w14:paraId="737F6446" w14:textId="77777777" w:rsidR="007F09FD" w:rsidRDefault="00B11236" w:rsidP="00362EC6">
      <w:r>
        <w:t>O</w:t>
      </w:r>
      <w:r w:rsidR="007F09FD" w:rsidRPr="007F09FD">
        <w:t xml:space="preserve">s próximos métodos são responsáveis por manter o controle na inserção, edição e exclusão de contatos. </w:t>
      </w:r>
      <w:commentRangeStart w:id="167"/>
      <w:commentRangeStart w:id="168"/>
      <w:r w:rsidR="007F09FD" w:rsidRPr="007F09FD">
        <w:t>Veja os comentários</w:t>
      </w:r>
      <w:ins w:id="169" w:author="Willian" w:date="2016-07-25T00:56:00Z">
        <w:r w:rsidR="008E6E9A">
          <w:t xml:space="preserve"> </w:t>
        </w:r>
      </w:ins>
      <w:del w:id="170" w:author="Willian" w:date="2016-07-25T00:56:00Z">
        <w:r w:rsidR="007F09FD" w:rsidRPr="007F09FD" w:rsidDel="008E6E9A">
          <w:delText xml:space="preserve"> </w:delText>
        </w:r>
      </w:del>
      <w:r w:rsidR="007F09FD" w:rsidRPr="007F09FD">
        <w:t>no código</w:t>
      </w:r>
      <w:ins w:id="171" w:author="Willian" w:date="2016-07-25T00:56:00Z">
        <w:r w:rsidR="008E6E9A">
          <w:t xml:space="preserve"> da listagem 5.6</w:t>
        </w:r>
      </w:ins>
      <w:r w:rsidR="007F09FD" w:rsidRPr="007F09FD">
        <w:t xml:space="preserve"> para maior esclarecimento.</w:t>
      </w:r>
      <w:commentRangeEnd w:id="167"/>
      <w:r w:rsidR="00075932">
        <w:rPr>
          <w:rStyle w:val="Refdecomentrio"/>
        </w:rPr>
        <w:commentReference w:id="167"/>
      </w:r>
      <w:commentRangeEnd w:id="168"/>
      <w:r w:rsidR="002A71FD">
        <w:rPr>
          <w:rStyle w:val="Refdecomentrio"/>
        </w:rPr>
        <w:commentReference w:id="168"/>
      </w:r>
    </w:p>
    <w:p w14:paraId="7936D7F6" w14:textId="77777777" w:rsidR="00075932" w:rsidRDefault="00075932" w:rsidP="00362EC6"/>
    <w:p w14:paraId="4807EAA2" w14:textId="77777777" w:rsidR="008E6E9A" w:rsidRDefault="00F0167E" w:rsidP="00362EC6">
      <w:pPr>
        <w:rPr>
          <w:ins w:id="172" w:author="Willian" w:date="2016-07-25T00:54:00Z"/>
        </w:rPr>
      </w:pPr>
      <w:commentRangeStart w:id="173"/>
      <w:commentRangeStart w:id="174"/>
      <w:r>
        <w:t xml:space="preserve">Para eliminar os erros não se esqueça de importar a classe </w:t>
      </w:r>
      <w:proofErr w:type="spellStart"/>
      <w:r w:rsidRPr="00A20714">
        <w:rPr>
          <w:rFonts w:ascii="Courier New" w:hAnsi="Courier New" w:cs="Courier New"/>
        </w:rPr>
        <w:t>Group</w:t>
      </w:r>
      <w:proofErr w:type="spellEnd"/>
      <w:r>
        <w:t xml:space="preserve">, </w:t>
      </w:r>
      <w:proofErr w:type="spellStart"/>
      <w:r w:rsidRPr="00A20714">
        <w:rPr>
          <w:rFonts w:ascii="Courier New" w:hAnsi="Courier New" w:cs="Courier New"/>
        </w:rPr>
        <w:t>Contacts</w:t>
      </w:r>
      <w:proofErr w:type="spellEnd"/>
      <w:r>
        <w:t xml:space="preserve"> e </w:t>
      </w:r>
      <w:proofErr w:type="spellStart"/>
      <w:r w:rsidRPr="00A20714">
        <w:rPr>
          <w:rFonts w:ascii="Courier New" w:hAnsi="Courier New" w:cs="Courier New"/>
        </w:rPr>
        <w:t>ArrayList</w:t>
      </w:r>
      <w:proofErr w:type="spellEnd"/>
      <w:r>
        <w:t xml:space="preserve">. </w:t>
      </w:r>
    </w:p>
    <w:p w14:paraId="72C122D6" w14:textId="77777777" w:rsidR="008E6E9A" w:rsidRDefault="008E6E9A" w:rsidP="00362EC6">
      <w:pPr>
        <w:rPr>
          <w:ins w:id="175" w:author="Willian" w:date="2016-07-25T00:54:00Z"/>
        </w:rPr>
      </w:pPr>
    </w:p>
    <w:p w14:paraId="766271B6" w14:textId="77777777" w:rsidR="00E00319" w:rsidRPr="008E6E9A" w:rsidRDefault="008E6E9A">
      <w:pPr>
        <w:ind w:left="567"/>
        <w:rPr>
          <w:i/>
          <w:rPrChange w:id="176" w:author="Willian" w:date="2016-07-25T00:54:00Z">
            <w:rPr/>
          </w:rPrChange>
        </w:rPr>
        <w:pPrChange w:id="177" w:author="Willian" w:date="2016-07-25T00:56:00Z">
          <w:pPr/>
        </w:pPrChange>
      </w:pPr>
      <w:ins w:id="178" w:author="Willian" w:date="2016-07-25T00:54:00Z">
        <w:r w:rsidRPr="008E6E9A">
          <w:rPr>
            <w:i/>
            <w:rPrChange w:id="179" w:author="Willian" w:date="2016-07-25T00:54:00Z">
              <w:rPr/>
            </w:rPrChange>
          </w:rPr>
          <w:t xml:space="preserve">DICA: </w:t>
        </w:r>
      </w:ins>
      <w:r w:rsidR="00F0167E" w:rsidRPr="008E6E9A">
        <w:rPr>
          <w:i/>
          <w:rPrChange w:id="180" w:author="Willian" w:date="2016-07-25T00:54:00Z">
            <w:rPr/>
          </w:rPrChange>
        </w:rPr>
        <w:t xml:space="preserve">Para facilitar use sempre a sugestão que o Netbeans oferece nos alertas de erro. Outro atalho é utilizar </w:t>
      </w:r>
      <w:proofErr w:type="spellStart"/>
      <w:r w:rsidR="00F0167E" w:rsidRPr="008E6E9A">
        <w:rPr>
          <w:rFonts w:ascii="Courier New" w:hAnsi="Courier New" w:cs="Courier New"/>
          <w:i/>
          <w:rPrChange w:id="181" w:author="Willian" w:date="2016-07-25T00:54:00Z">
            <w:rPr>
              <w:rFonts w:ascii="Courier New" w:hAnsi="Courier New" w:cs="Courier New"/>
            </w:rPr>
          </w:rPrChange>
        </w:rPr>
        <w:t>Cmd</w:t>
      </w:r>
      <w:proofErr w:type="spellEnd"/>
      <w:r w:rsidR="00F0167E" w:rsidRPr="008E6E9A">
        <w:rPr>
          <w:rFonts w:ascii="Courier New" w:hAnsi="Courier New" w:cs="Courier New"/>
          <w:i/>
          <w:rPrChange w:id="182" w:author="Willian" w:date="2016-07-25T00:54:00Z">
            <w:rPr>
              <w:rFonts w:ascii="Courier New" w:hAnsi="Courier New" w:cs="Courier New"/>
            </w:rPr>
          </w:rPrChange>
        </w:rPr>
        <w:t xml:space="preserve"> + Shift + I</w:t>
      </w:r>
      <w:r w:rsidR="00F0167E" w:rsidRPr="008E6E9A">
        <w:rPr>
          <w:i/>
          <w:rPrChange w:id="183" w:author="Willian" w:date="2016-07-25T00:54:00Z">
            <w:rPr/>
          </w:rPrChange>
        </w:rPr>
        <w:t xml:space="preserve">, para </w:t>
      </w:r>
      <w:proofErr w:type="spellStart"/>
      <w:r w:rsidR="000F7BE9" w:rsidRPr="008E6E9A">
        <w:rPr>
          <w:i/>
          <w:rPrChange w:id="184" w:author="Willian" w:date="2016-07-25T00:54:00Z">
            <w:rPr/>
          </w:rPrChange>
        </w:rPr>
        <w:t>MacOS</w:t>
      </w:r>
      <w:proofErr w:type="spellEnd"/>
      <w:r w:rsidR="00F0167E" w:rsidRPr="008E6E9A">
        <w:rPr>
          <w:i/>
          <w:rPrChange w:id="185" w:author="Willian" w:date="2016-07-25T00:54:00Z">
            <w:rPr/>
          </w:rPrChange>
        </w:rPr>
        <w:t xml:space="preserve"> ou </w:t>
      </w:r>
      <w:proofErr w:type="spellStart"/>
      <w:r w:rsidR="00F0167E" w:rsidRPr="008E6E9A">
        <w:rPr>
          <w:rFonts w:ascii="Courier New" w:hAnsi="Courier New" w:cs="Courier New"/>
          <w:i/>
          <w:rPrChange w:id="186" w:author="Willian" w:date="2016-07-25T00:54:00Z">
            <w:rPr>
              <w:rFonts w:ascii="Courier New" w:hAnsi="Courier New" w:cs="Courier New"/>
            </w:rPr>
          </w:rPrChange>
        </w:rPr>
        <w:t>Ctrl</w:t>
      </w:r>
      <w:proofErr w:type="spellEnd"/>
      <w:r w:rsidR="00F0167E" w:rsidRPr="008E6E9A">
        <w:rPr>
          <w:rFonts w:ascii="Courier New" w:hAnsi="Courier New" w:cs="Courier New"/>
          <w:i/>
          <w:rPrChange w:id="187" w:author="Willian" w:date="2016-07-25T00:54:00Z">
            <w:rPr>
              <w:rFonts w:ascii="Courier New" w:hAnsi="Courier New" w:cs="Courier New"/>
            </w:rPr>
          </w:rPrChange>
        </w:rPr>
        <w:t xml:space="preserve"> + Shift + I</w:t>
      </w:r>
      <w:r w:rsidR="00F0167E" w:rsidRPr="008E6E9A">
        <w:rPr>
          <w:i/>
          <w:rPrChange w:id="188" w:author="Willian" w:date="2016-07-25T00:54:00Z">
            <w:rPr/>
          </w:rPrChange>
        </w:rPr>
        <w:t xml:space="preserve"> para Linux e Windows.</w:t>
      </w:r>
      <w:commentRangeEnd w:id="173"/>
      <w:r w:rsidR="00075932" w:rsidRPr="008E6E9A">
        <w:rPr>
          <w:rStyle w:val="Refdecomentrio"/>
          <w:i/>
          <w:rPrChange w:id="189" w:author="Willian" w:date="2016-07-25T00:54:00Z">
            <w:rPr>
              <w:rStyle w:val="Refdecomentrio"/>
            </w:rPr>
          </w:rPrChange>
        </w:rPr>
        <w:commentReference w:id="173"/>
      </w:r>
      <w:commentRangeEnd w:id="174"/>
      <w:r w:rsidRPr="008E6E9A">
        <w:rPr>
          <w:rStyle w:val="Refdecomentrio"/>
          <w:i/>
          <w:rPrChange w:id="190" w:author="Willian" w:date="2016-07-25T00:54:00Z">
            <w:rPr>
              <w:rStyle w:val="Refdecomentrio"/>
            </w:rPr>
          </w:rPrChange>
        </w:rPr>
        <w:commentReference w:id="174"/>
      </w:r>
    </w:p>
    <w:p w14:paraId="39B14AA1" w14:textId="77777777" w:rsidR="007F09FD" w:rsidRPr="007F09FD" w:rsidRDefault="0069565B" w:rsidP="00362EC6">
      <w:pPr>
        <w:pStyle w:val="Ttulo4"/>
        <w:rPr>
          <w:rFonts w:ascii="Times New Roman" w:hAnsi="Times New Roman"/>
        </w:rPr>
      </w:pPr>
      <w:r>
        <w:t>3</w:t>
      </w:r>
      <w:r w:rsidR="004A2467">
        <w:t>.1</w:t>
      </w:r>
      <w:r w:rsidR="0022339A">
        <w:t xml:space="preserve">.1 - </w:t>
      </w:r>
      <w:r w:rsidR="007F09FD" w:rsidRPr="007F09FD">
        <w:t>Preparando lista para a Tabela</w:t>
      </w:r>
    </w:p>
    <w:p w14:paraId="6188D189" w14:textId="77777777" w:rsidR="007F09FD" w:rsidRPr="00281D46" w:rsidRDefault="007F09FD" w:rsidP="00281D46">
      <w:r w:rsidRPr="007F09FD">
        <w:t>Nosso objetivo é mostrar esta lista manipulada no Controller em uma tabela. Para isto, o Java disponibiliza alguns procedimentos a serem seguidos.</w:t>
      </w:r>
      <w:r w:rsidR="00281D46">
        <w:t xml:space="preserve"> Na lista anterior criamos nosso </w:t>
      </w:r>
      <w:proofErr w:type="spellStart"/>
      <w:r w:rsidR="00281D46">
        <w:t>ContactControl</w:t>
      </w:r>
      <w:r w:rsidR="00230EC8">
        <w:t>ler</w:t>
      </w:r>
      <w:proofErr w:type="spellEnd"/>
      <w:r w:rsidR="00230EC8">
        <w:t xml:space="preserve"> básico e</w:t>
      </w:r>
      <w:r w:rsidR="00281D46">
        <w:t xml:space="preserve"> agora vamos transformá-lo em um </w:t>
      </w:r>
      <w:r w:rsidR="00281D46" w:rsidRPr="00235863">
        <w:rPr>
          <w:color w:val="FF0000"/>
        </w:rPr>
        <w:t>recuso</w:t>
      </w:r>
      <w:r w:rsidR="00235863" w:rsidRPr="00235863">
        <w:rPr>
          <w:color w:val="FF0000"/>
        </w:rPr>
        <w:t>????</w:t>
      </w:r>
      <w:r w:rsidR="00281D46">
        <w:t xml:space="preserve"> para preencher a </w:t>
      </w:r>
      <w:proofErr w:type="spellStart"/>
      <w:r w:rsidR="00281D46" w:rsidRPr="00281D46">
        <w:rPr>
          <w:rFonts w:ascii="Courier New" w:hAnsi="Courier New" w:cs="Courier New"/>
        </w:rPr>
        <w:t>JTable</w:t>
      </w:r>
      <w:proofErr w:type="spellEnd"/>
      <w:r w:rsidR="00230EC8">
        <w:rPr>
          <w:rFonts w:ascii="Courier New" w:hAnsi="Courier New" w:cs="Courier New"/>
        </w:rPr>
        <w:t xml:space="preserve"> </w:t>
      </w:r>
      <w:proofErr w:type="spellStart"/>
      <w:r w:rsidR="00230EC8" w:rsidRPr="00230EC8">
        <w:rPr>
          <w:rFonts w:cs="Courier New"/>
          <w:b/>
        </w:rPr>
        <w:t>extendendo</w:t>
      </w:r>
      <w:proofErr w:type="spellEnd"/>
      <w:r w:rsidR="00230EC8" w:rsidRPr="00230EC8">
        <w:rPr>
          <w:rFonts w:cs="Courier New"/>
          <w:b/>
        </w:rPr>
        <w:t xml:space="preserve"> a classe </w:t>
      </w:r>
      <w:proofErr w:type="spellStart"/>
      <w:r w:rsidR="00230EC8" w:rsidRPr="00230EC8">
        <w:rPr>
          <w:rFonts w:ascii="Courier New" w:hAnsi="Courier New" w:cs="Courier New"/>
        </w:rPr>
        <w:t>AbstractTableModel</w:t>
      </w:r>
      <w:proofErr w:type="spellEnd"/>
      <w:r w:rsidR="00281D46">
        <w:rPr>
          <w:rFonts w:ascii="Courier New" w:hAnsi="Courier New" w:cs="Courier New"/>
        </w:rPr>
        <w:t xml:space="preserve">. </w:t>
      </w:r>
      <w:r w:rsidR="00281D46">
        <w:rPr>
          <w:rFonts w:cs="Courier New"/>
        </w:rPr>
        <w:t>Com bastante atenção compare seu código com o código abaixo e faça as modificações necessárias para ficar idêntico a listagem abaixo:</w:t>
      </w:r>
    </w:p>
    <w:p w14:paraId="58DB66C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Controllers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403FE92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Models.*;  </w:t>
      </w:r>
    </w:p>
    <w:p w14:paraId="584A0C0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java.util.ArrayList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BBCD624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javax.swing.table.AbstractTableModel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66FFC3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12CB636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*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B56E75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* @</w:t>
      </w:r>
      <w:proofErr w:type="spellStart"/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author</w:t>
      </w:r>
      <w:proofErr w:type="spellEnd"/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pearson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4FF6F25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*/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C54E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lastRenderedPageBreak/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class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ContactsController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extends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AbstractTableModel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14:paraId="17EA3447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14:paraId="0EE453B3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Atributos para tabela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6BAD93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5EEDF6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String[]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{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"Nome"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37FD6E0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073B753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Lista de contatos salva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4CB362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ArrayList&lt;Contact&gt; contactList =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ArrayList&lt;&gt;();  </w:t>
      </w:r>
    </w:p>
    <w:p w14:paraId="138A9457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Contact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selectedContact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null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66989FF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14:paraId="59DFE4E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Construtor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5DA05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0BDD7125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494A40D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Se a lista estiver vazia ainda, inserimos alguns contatos como teste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A5DB2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contactList.isEmpty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 {  </w:t>
      </w:r>
    </w:p>
    <w:p w14:paraId="35D66F91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"Machado de Assis"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"assis@pearson.com"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Angé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Group.Family));  </w:t>
      </w:r>
    </w:p>
    <w:p w14:paraId="7E82F12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"Carlos Drummond de Andrade"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"drummond@pearson.com"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ana Angé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Group.Family));  </w:t>
      </w:r>
    </w:p>
    <w:p w14:paraId="006B53F2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"Clarice Linspector"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"linspector@pearson.com"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Angé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Group.School));  </w:t>
      </w:r>
    </w:p>
    <w:p w14:paraId="3080237C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"Jorge Amado"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"jorge@pearson.com"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Angé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Group.School));  </w:t>
      </w:r>
    </w:p>
    <w:p w14:paraId="3EDE2B35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"Graciliano Ramos"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"ramos@pearson.com"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"Av. Joana Angé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Group.Friends));  </w:t>
      </w:r>
    </w:p>
    <w:p w14:paraId="6C2C697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contactList.add(</w:t>
      </w:r>
      <w:proofErr w:type="gramEnd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Contact(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"Monteiro Lobato"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"lobato@pearson.com"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Av. Joana Angé</w:t>
      </w:r>
      <w:r w:rsidRPr="00281D4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lica, 198"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Group.CoWorkers));  </w:t>
      </w:r>
    </w:p>
    <w:p w14:paraId="7ED67D86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59A7D96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2D0995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79875A0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EE56A1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2223F4E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getSelectedContact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587842F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8AE359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E4B4B6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998B54A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setSelectedContact(Contact selectedContact) {  </w:t>
      </w:r>
    </w:p>
    <w:p w14:paraId="526FAFEC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ContactsController.selectedContact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1BCDAFC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529BEC0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D87B75A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Salva um contato se nã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 for existente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91A4E1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A verificação de unicidade é feita por comparação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de emails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6F1385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save(Contact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newContact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304CAF9B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8F9A26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contactList.add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BD9169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245C89A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A2D72B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C96CE38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edit(Contact contactToBeEdited, Contact newValues) {  </w:t>
      </w:r>
    </w:p>
    <w:p w14:paraId="50720EDD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</w:p>
    <w:p w14:paraId="42B109E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contactToBeEdited.setName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newValues.getName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1CD6BA8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contactToBeEdited.setEmail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newValues.getEmail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74BF1A1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contactToBeEdited.setAddress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newValues.getAddress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6259F6D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contactToBeEdited.setGroup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newValues.getGroup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30609A2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0506E5D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4AD60B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contactToBeEdited.equals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3A646256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contactList.set(contactList.indexOf(contact), contactToBeEdited);  </w:t>
      </w:r>
    </w:p>
    <w:p w14:paraId="381D61D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A407FA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76EFD9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8047435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5DEAFEFA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44A20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3098F6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</w:p>
    <w:p w14:paraId="10CF7BF3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delete(Contact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contactToBeDeleted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02D2D3BA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</w:p>
    <w:p w14:paraId="6D112DC1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4715453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contactToBeDeleted.equals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 {  </w:t>
      </w:r>
    </w:p>
    <w:p w14:paraId="160E3D4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contactList.remove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B52B4C0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EECF44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36523EA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A1F77E3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4471BEE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707327C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A287B4A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E0EA13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24BCB4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Mé</w:t>
      </w:r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todos de </w:t>
      </w:r>
      <w:proofErr w:type="spellStart"/>
      <w:r w:rsidRPr="00281D46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AbstractTableModel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C2CFF1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CB02646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5CB8F71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EECE96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C2F46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26E10B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setRows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ArrayList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rows) {  </w:t>
      </w:r>
    </w:p>
    <w:p w14:paraId="219443B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F7238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1A5CD6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686E70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String[]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getCols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2661795C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97A85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5DE75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8159E4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setCols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(String[] cols) {  </w:t>
      </w:r>
    </w:p>
    <w:p w14:paraId="71622C6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.cols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E4E94E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7B35D5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10193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FA4013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updateRows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21CF513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296C0B6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0FDD5B1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contactList.stream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forEach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((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-&gt; {  </w:t>
      </w:r>
    </w:p>
    <w:p w14:paraId="14FBC364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rows.add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Object[] {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contact.getName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()});  </w:t>
      </w:r>
    </w:p>
    <w:p w14:paraId="19838FD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});  </w:t>
      </w:r>
    </w:p>
    <w:p w14:paraId="67332EDB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1998763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EBB62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getColumnCount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12B80A8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cols.length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78A965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507650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7BC89FF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06F98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getRowCount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719F1CC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rows.size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00203113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E0768A9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2D47158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11C71E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String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getColumnName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numCol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14109308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cols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numCol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];  </w:t>
      </w:r>
    </w:p>
    <w:p w14:paraId="5AE5582C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1134" w:hanging="774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B7467A7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2BB9391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281D46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CF6BB6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2E24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Object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getValueAt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numRow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7300C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numCol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{  </w:t>
      </w:r>
    </w:p>
    <w:p w14:paraId="5F640ED7" w14:textId="77777777" w:rsidR="00281D46" w:rsidRPr="007300CB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Object[] row = (Object[]) 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getRows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().get(</w:t>
      </w:r>
      <w:proofErr w:type="spellStart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numRow</w:t>
      </w:r>
      <w:proofErr w:type="spellEnd"/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);  </w:t>
      </w:r>
    </w:p>
    <w:p w14:paraId="1C9A3356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00C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281D4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proofErr w:type="spellEnd"/>
      <w:proofErr w:type="gram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numCol</w:t>
      </w:r>
      <w:proofErr w:type="spellEnd"/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];  </w:t>
      </w:r>
    </w:p>
    <w:p w14:paraId="62B02CED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BB87344" w14:textId="77777777" w:rsidR="00281D46" w:rsidRPr="00281D46" w:rsidRDefault="00281D46" w:rsidP="00281D46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281D4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E2AB227" w14:textId="77777777" w:rsidR="003871CD" w:rsidRDefault="003871CD" w:rsidP="00F2704A">
      <w:pPr>
        <w:pStyle w:val="Subttulo"/>
        <w:jc w:val="center"/>
      </w:pPr>
    </w:p>
    <w:p w14:paraId="1701295C" w14:textId="77777777" w:rsidR="007F09FD" w:rsidRPr="00F2704A" w:rsidRDefault="00F2704A" w:rsidP="00F2704A">
      <w:pPr>
        <w:pStyle w:val="Subttulo"/>
        <w:jc w:val="center"/>
      </w:pPr>
      <w:r>
        <w:t>Listagem 5.</w:t>
      </w:r>
      <w:ins w:id="191" w:author="Willian" w:date="2016-07-25T00:42:00Z">
        <w:r w:rsidR="00F17E84">
          <w:t>8</w:t>
        </w:r>
      </w:ins>
      <w:del w:id="192" w:author="Willian" w:date="2016-07-25T00:42:00Z">
        <w:r w:rsidDel="00F17E84">
          <w:delText>7</w:delText>
        </w:r>
      </w:del>
    </w:p>
    <w:p w14:paraId="229C61D3" w14:textId="77777777" w:rsidR="007F09FD" w:rsidRDefault="007F09FD" w:rsidP="00E00319">
      <w:pPr>
        <w:tabs>
          <w:tab w:val="left" w:pos="3360"/>
        </w:tabs>
      </w:pPr>
      <w:r w:rsidRPr="007F09FD">
        <w:lastRenderedPageBreak/>
        <w:t>Analisando…</w:t>
      </w:r>
      <w:r w:rsidR="00E00319">
        <w:tab/>
      </w:r>
    </w:p>
    <w:p w14:paraId="6461A65B" w14:textId="77777777" w:rsidR="00026004" w:rsidRPr="007F09FD" w:rsidRDefault="002F7276" w:rsidP="002F7276">
      <w:pPr>
        <w:tabs>
          <w:tab w:val="left" w:pos="3360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137CE93" w14:textId="77777777" w:rsidR="00026004" w:rsidRDefault="00026004" w:rsidP="00026004">
      <w:pPr>
        <w:jc w:val="center"/>
      </w:pPr>
      <w:proofErr w:type="gram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AbstractTableModel</w:t>
      </w:r>
      <w:proofErr w:type="spellEnd"/>
    </w:p>
    <w:p w14:paraId="24FC84E4" w14:textId="77777777" w:rsidR="00026004" w:rsidRDefault="00026004" w:rsidP="00362EC6"/>
    <w:p w14:paraId="0682EE1B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O </w:t>
      </w:r>
      <w:proofErr w:type="spellStart"/>
      <w:r w:rsidRPr="00A20714">
        <w:rPr>
          <w:rFonts w:ascii="Courier New" w:hAnsi="Courier New" w:cs="Courier New"/>
        </w:rPr>
        <w:t>AbstractTableModel</w:t>
      </w:r>
      <w:proofErr w:type="spellEnd"/>
      <w:r w:rsidRPr="007F09FD">
        <w:t xml:space="preserve"> é o nosso facilitador. Para que a nossa lista possa ser usada na tabela, implemente os métodos desta classe.</w:t>
      </w:r>
    </w:p>
    <w:p w14:paraId="67F53C07" w14:textId="77777777" w:rsidR="00026004" w:rsidRPr="00026004" w:rsidRDefault="00026004" w:rsidP="0002600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60CB78D" w14:textId="77777777" w:rsidR="00F2704A" w:rsidRPr="00F2704A" w:rsidRDefault="00026004" w:rsidP="00F2704A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String[]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cols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{</w:t>
      </w:r>
      <w:r w:rsidRPr="00026004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"Nome"</w:t>
      </w: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70EA8259" w14:textId="77777777" w:rsidR="00F2704A" w:rsidRDefault="00F2704A" w:rsidP="00F2704A">
      <w:pPr>
        <w:pStyle w:val="Subttulo"/>
        <w:jc w:val="center"/>
      </w:pPr>
      <w:r>
        <w:t>Listagem 5.</w:t>
      </w:r>
      <w:ins w:id="193" w:author="Willian" w:date="2016-07-25T00:42:00Z">
        <w:r w:rsidR="00F17E84">
          <w:t>9</w:t>
        </w:r>
      </w:ins>
      <w:del w:id="194" w:author="Willian" w:date="2016-07-25T00:42:00Z">
        <w:r w:rsidDel="00F17E84">
          <w:delText>8</w:delText>
        </w:r>
      </w:del>
    </w:p>
    <w:p w14:paraId="6F978046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Os atributos </w:t>
      </w:r>
      <w:proofErr w:type="spellStart"/>
      <w:r w:rsidRPr="00A20714">
        <w:rPr>
          <w:rFonts w:ascii="Courier New" w:hAnsi="Courier New" w:cs="Courier New"/>
        </w:rPr>
        <w:t>cols</w:t>
      </w:r>
      <w:proofErr w:type="spellEnd"/>
      <w:r w:rsidRPr="007F09FD">
        <w:t xml:space="preserve"> e </w:t>
      </w:r>
      <w:proofErr w:type="spellStart"/>
      <w:r w:rsidRPr="00A20714">
        <w:rPr>
          <w:rFonts w:ascii="Courier New" w:hAnsi="Courier New" w:cs="Courier New"/>
        </w:rPr>
        <w:t>rows</w:t>
      </w:r>
      <w:proofErr w:type="spellEnd"/>
      <w:r w:rsidRPr="007F09FD">
        <w:t xml:space="preserve"> são auxiliares para implementação dos métodos de </w:t>
      </w:r>
      <w:proofErr w:type="spellStart"/>
      <w:r w:rsidRPr="00A20714">
        <w:rPr>
          <w:rFonts w:ascii="Courier New" w:hAnsi="Courier New" w:cs="Courier New"/>
        </w:rPr>
        <w:t>AbstractTableModel</w:t>
      </w:r>
      <w:proofErr w:type="spellEnd"/>
      <w:r w:rsidRPr="007F09FD">
        <w:t>. Em</w:t>
      </w:r>
      <w:r w:rsidR="007D18C7">
        <w:t xml:space="preserve"> </w:t>
      </w:r>
      <w:proofErr w:type="spellStart"/>
      <w:r w:rsidRPr="00A20714">
        <w:rPr>
          <w:rFonts w:ascii="Courier New" w:hAnsi="Courier New" w:cs="Courier New"/>
        </w:rPr>
        <w:t>cols</w:t>
      </w:r>
      <w:proofErr w:type="spellEnd"/>
      <w:r w:rsidRPr="007F09FD">
        <w:t xml:space="preserve"> deveremos informar todas as colunas que aparecerão na tabela. Nosso caso, somente a coluna “Nome”.</w:t>
      </w:r>
    </w:p>
    <w:p w14:paraId="2220E5A8" w14:textId="77777777" w:rsidR="00026004" w:rsidRPr="00026004" w:rsidRDefault="00026004" w:rsidP="0002600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updateRows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63172AFB" w14:textId="77777777" w:rsidR="00026004" w:rsidRPr="00026004" w:rsidRDefault="00026004" w:rsidP="00026004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rows</w:t>
      </w:r>
      <w:proofErr w:type="spellEnd"/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ArrayList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0AD8CDEE" w14:textId="77777777" w:rsidR="00026004" w:rsidRPr="00026004" w:rsidRDefault="00026004" w:rsidP="0002600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3A60E8C5" w14:textId="77777777" w:rsidR="00026004" w:rsidRPr="00026004" w:rsidRDefault="00026004" w:rsidP="00026004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contactList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2CEA815" w14:textId="77777777" w:rsidR="00026004" w:rsidRPr="00E97BA6" w:rsidRDefault="00026004" w:rsidP="0002600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rows.add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Object[] {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contact.getName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()});  </w:t>
      </w:r>
    </w:p>
    <w:p w14:paraId="3D12F14A" w14:textId="77777777" w:rsidR="00026004" w:rsidRPr="00026004" w:rsidRDefault="00026004" w:rsidP="00026004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F7E8C" w14:textId="77777777" w:rsidR="00F2704A" w:rsidRPr="00F2704A" w:rsidRDefault="00026004" w:rsidP="00F2704A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669275" w14:textId="77777777" w:rsidR="00F2704A" w:rsidRDefault="00F2704A" w:rsidP="00F2704A">
      <w:pPr>
        <w:pStyle w:val="Subttulo"/>
        <w:jc w:val="center"/>
      </w:pPr>
      <w:r>
        <w:t>Listagem 5.</w:t>
      </w:r>
      <w:ins w:id="195" w:author="Willian" w:date="2016-07-25T00:42:00Z">
        <w:r w:rsidR="00F17E84">
          <w:t>10</w:t>
        </w:r>
      </w:ins>
      <w:del w:id="196" w:author="Willian" w:date="2016-07-25T00:42:00Z">
        <w:r w:rsidDel="00F17E84">
          <w:delText>9</w:delText>
        </w:r>
      </w:del>
    </w:p>
    <w:p w14:paraId="5D0D64EC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Este método mantém </w:t>
      </w:r>
      <w:proofErr w:type="spellStart"/>
      <w:r w:rsidRPr="00A20714">
        <w:rPr>
          <w:rFonts w:ascii="Courier New" w:hAnsi="Courier New" w:cs="Courier New"/>
        </w:rPr>
        <w:t>rows</w:t>
      </w:r>
      <w:proofErr w:type="spellEnd"/>
      <w:r w:rsidRPr="007F09FD">
        <w:t xml:space="preserve"> atualizada com as novas modificações de nomes dos contatos da lista. Ela é estática pois está sendo utilizada por outros métodos estáticos e isto é requerido.</w:t>
      </w:r>
    </w:p>
    <w:p w14:paraId="65E5AA71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Por fim, o restante dos métodos são </w:t>
      </w:r>
      <w:proofErr w:type="spellStart"/>
      <w:r w:rsidRPr="007F09FD">
        <w:t>getters</w:t>
      </w:r>
      <w:proofErr w:type="spellEnd"/>
      <w:r w:rsidRPr="007F09FD">
        <w:t xml:space="preserve"> e </w:t>
      </w:r>
      <w:proofErr w:type="spellStart"/>
      <w:r w:rsidRPr="007F09FD">
        <w:t>setters</w:t>
      </w:r>
      <w:proofErr w:type="spellEnd"/>
      <w:r w:rsidRPr="007F09FD">
        <w:t xml:space="preserve"> e implementações padrões das sobreposições requeridas de</w:t>
      </w:r>
      <w:r w:rsidR="00A20714">
        <w:t xml:space="preserve"> </w:t>
      </w:r>
      <w:proofErr w:type="spellStart"/>
      <w:r w:rsidRPr="00A20714">
        <w:rPr>
          <w:rFonts w:ascii="Courier New" w:hAnsi="Courier New" w:cs="Courier New"/>
        </w:rPr>
        <w:t>AbstractTableModel</w:t>
      </w:r>
      <w:proofErr w:type="spellEnd"/>
      <w:r w:rsidRPr="007F09FD">
        <w:t xml:space="preserve">. </w:t>
      </w:r>
      <w:commentRangeStart w:id="197"/>
      <w:del w:id="198" w:author="Willian" w:date="2016-07-25T00:52:00Z">
        <w:r w:rsidRPr="007F09FD" w:rsidDel="008E6E9A">
          <w:delText>Para saber mais, visite a documentação do Java Swift.</w:delText>
        </w:r>
        <w:commentRangeEnd w:id="197"/>
        <w:r w:rsidR="004D52FB" w:rsidDel="008E6E9A">
          <w:rPr>
            <w:rStyle w:val="Refdecomentrio"/>
          </w:rPr>
          <w:commentReference w:id="197"/>
        </w:r>
      </w:del>
    </w:p>
    <w:p w14:paraId="36C8A2CB" w14:textId="77777777" w:rsidR="007D18C7" w:rsidRDefault="007F09FD" w:rsidP="00362EC6">
      <w:r w:rsidRPr="007F09FD">
        <w:t>Desta maneira nosso Controller está criado. Só precisamos fazer a interligação das Views com os Models.</w:t>
      </w:r>
    </w:p>
    <w:p w14:paraId="4A1A153F" w14:textId="77777777" w:rsidR="007F09FD" w:rsidRPr="007F09FD" w:rsidRDefault="004A2467" w:rsidP="00362EC6">
      <w:pPr>
        <w:pStyle w:val="Ttulo3"/>
        <w:rPr>
          <w:rFonts w:ascii="Times New Roman" w:hAnsi="Times New Roman"/>
          <w:sz w:val="27"/>
        </w:rPr>
      </w:pPr>
      <w:r>
        <w:t>3.2</w:t>
      </w:r>
      <w:r w:rsidR="007F09FD" w:rsidRPr="007F09FD">
        <w:t xml:space="preserve"> - Interligando a Views com o Models</w:t>
      </w:r>
    </w:p>
    <w:p w14:paraId="65ADE102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A primeira coisa que vamos integrar é o </w:t>
      </w:r>
      <w:r w:rsidRPr="00A20714">
        <w:rPr>
          <w:rFonts w:ascii="Courier New" w:hAnsi="Courier New" w:cs="Courier New"/>
        </w:rPr>
        <w:t>enum</w:t>
      </w:r>
      <w:r w:rsidRPr="007F09FD">
        <w:t xml:space="preserve"> com o </w:t>
      </w:r>
      <w:proofErr w:type="spellStart"/>
      <w:r w:rsidRPr="00A20714">
        <w:t>Combobox</w:t>
      </w:r>
      <w:proofErr w:type="spellEnd"/>
      <w:r w:rsidRPr="007F09FD">
        <w:t xml:space="preserve">. Vá na tela </w:t>
      </w:r>
      <w:proofErr w:type="spellStart"/>
      <w:r w:rsidRPr="00A20714">
        <w:rPr>
          <w:rFonts w:ascii="Courier New" w:hAnsi="Courier New" w:cs="Courier New"/>
        </w:rPr>
        <w:t>RegisterOrEditContactView</w:t>
      </w:r>
      <w:proofErr w:type="spellEnd"/>
      <w:r w:rsidRPr="007F09FD">
        <w:t xml:space="preserve"> e selecione o </w:t>
      </w:r>
      <w:proofErr w:type="spellStart"/>
      <w:r w:rsidRPr="007F09FD">
        <w:t>ComboBox</w:t>
      </w:r>
      <w:proofErr w:type="spellEnd"/>
      <w:r w:rsidRPr="007F09FD">
        <w:t xml:space="preserve"> (no modo de visualização “Projeto”).</w:t>
      </w:r>
    </w:p>
    <w:p w14:paraId="5A9E02BC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Para que a manipulação dos componentes seja mais fácil, renomeie todos os componentes que serão mutáveis.</w:t>
      </w:r>
    </w:p>
    <w:p w14:paraId="7ADBCD8B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Selecione o componente, clique com o botão direito e em seguida “</w:t>
      </w:r>
      <w:r w:rsidRPr="002E0AD5">
        <w:rPr>
          <w:b/>
        </w:rPr>
        <w:t>Alterar o Nome da Variável…”.</w:t>
      </w:r>
    </w:p>
    <w:p w14:paraId="5D69593C" w14:textId="77777777" w:rsidR="00E04EBF" w:rsidRDefault="00E04EBF" w:rsidP="00362EC6">
      <w:pPr>
        <w:rPr>
          <w:rFonts w:ascii="Times New Roman" w:hAnsi="Times New Roman"/>
        </w:rPr>
      </w:pPr>
    </w:p>
    <w:p w14:paraId="2D9149DC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681C79B" wp14:editId="1BD36213">
            <wp:extent cx="3884155" cy="2144401"/>
            <wp:effectExtent l="0" t="0" r="2540" b="0"/>
            <wp:docPr id="25" name="Imagem 25" descr="imgs/p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s/p2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67" cy="215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4873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30</w:t>
        </w:r>
      </w:fldSimple>
      <w:r w:rsidR="00127E04">
        <w:rPr>
          <w:noProof/>
        </w:rPr>
        <w:t xml:space="preserve"> – Alteração do nome de variável dos componentes de UI</w:t>
      </w:r>
    </w:p>
    <w:p w14:paraId="46A74136" w14:textId="77777777" w:rsidR="00E04EBF" w:rsidRDefault="00E04EBF" w:rsidP="00362EC6">
      <w:pPr>
        <w:rPr>
          <w:rFonts w:ascii="Times New Roman" w:hAnsi="Times New Roman"/>
        </w:rPr>
      </w:pPr>
    </w:p>
    <w:p w14:paraId="197DA1DE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Os nomes devem seguir da seguinte forma:</w:t>
      </w:r>
    </w:p>
    <w:p w14:paraId="03B76EAF" w14:textId="77777777" w:rsidR="00680BFE" w:rsidRDefault="00E04EBF" w:rsidP="00680BFE">
      <w:pPr>
        <w:pStyle w:val="Ttulo4"/>
        <w:keepNext/>
        <w:jc w:val="center"/>
      </w:pPr>
      <w:r>
        <w:rPr>
          <w:noProof/>
        </w:rPr>
        <w:drawing>
          <wp:inline distT="0" distB="0" distL="0" distR="0" wp14:anchorId="17663870" wp14:editId="478FE9BE">
            <wp:extent cx="4569955" cy="2537011"/>
            <wp:effectExtent l="0" t="0" r="0" b="3175"/>
            <wp:docPr id="26" name="Imagem 26" descr="imgs/p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s/p2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76" cy="254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96C" w14:textId="77777777" w:rsidR="00E04EBF" w:rsidRDefault="00680BFE" w:rsidP="00680BFE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31</w:t>
        </w:r>
      </w:fldSimple>
      <w:r w:rsidR="00127E04">
        <w:rPr>
          <w:noProof/>
        </w:rPr>
        <w:t xml:space="preserve"> – Referência para nomes dos componentes gráficos</w:t>
      </w:r>
    </w:p>
    <w:p w14:paraId="29909067" w14:textId="77777777" w:rsidR="00E04EBF" w:rsidRDefault="00E04EBF" w:rsidP="00362EC6">
      <w:pPr>
        <w:pStyle w:val="Ttulo4"/>
      </w:pPr>
    </w:p>
    <w:p w14:paraId="2A0093CA" w14:textId="77777777" w:rsidR="007F09FD" w:rsidRPr="007F09FD" w:rsidRDefault="004A2467" w:rsidP="00362EC6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.1 - </w:t>
      </w:r>
      <w:r w:rsidR="007F09FD" w:rsidRPr="007F09FD">
        <w:t xml:space="preserve">Integrando o </w:t>
      </w:r>
      <w:proofErr w:type="spellStart"/>
      <w:r w:rsidR="007F09FD" w:rsidRPr="007F09FD">
        <w:t>Combobox</w:t>
      </w:r>
      <w:proofErr w:type="spellEnd"/>
    </w:p>
    <w:p w14:paraId="73327416" w14:textId="77777777" w:rsidR="00732CFC" w:rsidRDefault="006C4A22" w:rsidP="00362EC6">
      <w:r>
        <w:t xml:space="preserve">Agora que criamos toda nossa camada de Controller e Views vamos interligá-las começando pelo </w:t>
      </w:r>
      <w:proofErr w:type="spellStart"/>
      <w:r>
        <w:t>combobox</w:t>
      </w:r>
      <w:proofErr w:type="spellEnd"/>
      <w:r>
        <w:t xml:space="preserve"> da tela </w:t>
      </w:r>
      <w:proofErr w:type="spellStart"/>
      <w:ins w:id="199" w:author="Willian" w:date="2016-07-25T01:09:00Z">
        <w:r w:rsidR="00615EBA" w:rsidRPr="00A20714">
          <w:rPr>
            <w:rFonts w:ascii="Courier New" w:hAnsi="Courier New" w:cs="Courier New"/>
          </w:rPr>
          <w:t>RegisterOrEdit</w:t>
        </w:r>
        <w:r w:rsidR="00615EBA">
          <w:rPr>
            <w:rFonts w:ascii="Courier New" w:hAnsi="Courier New" w:cs="Courier New"/>
          </w:rPr>
          <w:t>Contact</w:t>
        </w:r>
        <w:r w:rsidR="00615EBA" w:rsidRPr="00A20714">
          <w:rPr>
            <w:rFonts w:ascii="Courier New" w:hAnsi="Courier New" w:cs="Courier New"/>
          </w:rPr>
          <w:t>View</w:t>
        </w:r>
      </w:ins>
      <w:proofErr w:type="spellEnd"/>
      <w:del w:id="200" w:author="Willian" w:date="2016-07-25T01:09:00Z">
        <w:r w:rsidDel="00615EBA">
          <w:delText>RegisterOrEditView</w:delText>
        </w:r>
      </w:del>
      <w:r>
        <w:t>.</w:t>
      </w:r>
    </w:p>
    <w:p w14:paraId="719C69AC" w14:textId="77777777" w:rsidR="007F09FD" w:rsidRPr="007F09FD" w:rsidRDefault="006C4A22" w:rsidP="00362EC6">
      <w:pPr>
        <w:rPr>
          <w:rFonts w:ascii="Times New Roman" w:hAnsi="Times New Roman"/>
        </w:rPr>
      </w:pPr>
      <w:r>
        <w:t xml:space="preserve">No modo </w:t>
      </w:r>
      <w:r>
        <w:rPr>
          <w:b/>
        </w:rPr>
        <w:t xml:space="preserve">Interface </w:t>
      </w:r>
      <w:proofErr w:type="spellStart"/>
      <w:r>
        <w:rPr>
          <w:b/>
        </w:rPr>
        <w:t>Builder</w:t>
      </w:r>
      <w:proofErr w:type="spellEnd"/>
      <w:r>
        <w:t xml:space="preserve">, selecione o </w:t>
      </w:r>
      <w:proofErr w:type="spellStart"/>
      <w:r>
        <w:t>combobox</w:t>
      </w:r>
      <w:proofErr w:type="spellEnd"/>
      <w:r>
        <w:t xml:space="preserve"> que nomeamos de </w:t>
      </w:r>
      <w:proofErr w:type="spellStart"/>
      <w:r w:rsidRPr="00615EBA">
        <w:rPr>
          <w:rFonts w:ascii="Courier New" w:hAnsi="Courier New" w:cs="Courier New"/>
          <w:rPrChange w:id="201" w:author="Willian" w:date="2016-07-25T01:09:00Z">
            <w:rPr/>
          </w:rPrChange>
        </w:rPr>
        <w:t>groupCombobox</w:t>
      </w:r>
      <w:proofErr w:type="spellEnd"/>
      <w:r>
        <w:t xml:space="preserve"> e l</w:t>
      </w:r>
      <w:r w:rsidR="007F09FD" w:rsidRPr="007F09FD">
        <w:t xml:space="preserve">ocalize a propriedade </w:t>
      </w:r>
      <w:r w:rsidR="007F09FD" w:rsidRPr="007F09FD">
        <w:rPr>
          <w:b/>
          <w:bCs/>
        </w:rPr>
        <w:t>model</w:t>
      </w:r>
      <w:r>
        <w:t xml:space="preserve"> no painel de </w:t>
      </w:r>
      <w:r w:rsidRPr="006C4A22">
        <w:rPr>
          <w:b/>
        </w:rPr>
        <w:t>P</w:t>
      </w:r>
      <w:r w:rsidR="007F09FD" w:rsidRPr="006C4A22">
        <w:rPr>
          <w:b/>
        </w:rPr>
        <w:t>ropriedades</w:t>
      </w:r>
      <w:r w:rsidR="007F09FD" w:rsidRPr="007F09FD">
        <w:t xml:space="preserve"> e </w:t>
      </w:r>
      <w:r>
        <w:t>clique no botão da direita “</w:t>
      </w:r>
      <w:commentRangeStart w:id="202"/>
      <w:commentRangeStart w:id="203"/>
      <w:r w:rsidRPr="00092FA0">
        <w:rPr>
          <w:b/>
        </w:rPr>
        <w:t>…</w:t>
      </w:r>
      <w:commentRangeEnd w:id="202"/>
      <w:r w:rsidR="004C4DEF">
        <w:rPr>
          <w:rStyle w:val="Refdecomentrio"/>
        </w:rPr>
        <w:commentReference w:id="202"/>
      </w:r>
      <w:commentRangeEnd w:id="203"/>
      <w:r w:rsidR="008E6E9A">
        <w:rPr>
          <w:rStyle w:val="Refdecomentrio"/>
        </w:rPr>
        <w:commentReference w:id="203"/>
      </w:r>
      <w:r>
        <w:t>”.</w:t>
      </w:r>
      <w:r w:rsidR="007F09FD" w:rsidRPr="007F09FD">
        <w:t xml:space="preserve"> </w:t>
      </w:r>
      <w:r>
        <w:t>U</w:t>
      </w:r>
      <w:r w:rsidR="007F09FD" w:rsidRPr="007F09FD">
        <w:t>ma nova janela se abrirá:</w:t>
      </w:r>
    </w:p>
    <w:p w14:paraId="188EEB17" w14:textId="77777777" w:rsidR="00E04EBF" w:rsidRDefault="00E04EBF" w:rsidP="00DA72CF">
      <w:pPr>
        <w:rPr>
          <w:rFonts w:ascii="Times New Roman" w:hAnsi="Times New Roman"/>
        </w:rPr>
      </w:pPr>
    </w:p>
    <w:p w14:paraId="3DDD91B8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706FBAE" wp14:editId="61F2445C">
            <wp:extent cx="5394325" cy="2004695"/>
            <wp:effectExtent l="0" t="0" r="0" b="1905"/>
            <wp:docPr id="27" name="Imagem 27" descr="imgs/p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s/p24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1ACE" w14:textId="77777777" w:rsidR="00E04EBF" w:rsidRDefault="00680BFE" w:rsidP="00680BFE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32</w:t>
        </w:r>
      </w:fldSimple>
      <w:r w:rsidR="00127E04">
        <w:rPr>
          <w:noProof/>
        </w:rPr>
        <w:t xml:space="preserve"> – Personalização de Model da JCombobox</w:t>
      </w:r>
    </w:p>
    <w:p w14:paraId="4F0D3E4E" w14:textId="77777777" w:rsidR="00680BFE" w:rsidRPr="00680BFE" w:rsidRDefault="00680BFE" w:rsidP="00680BFE"/>
    <w:p w14:paraId="4A1C1EB6" w14:textId="77777777" w:rsidR="00E04EBF" w:rsidRDefault="00E04EBF" w:rsidP="00DA72CF">
      <w:pPr>
        <w:rPr>
          <w:rFonts w:ascii="Times New Roman" w:hAnsi="Times New Roman"/>
        </w:rPr>
      </w:pPr>
    </w:p>
    <w:p w14:paraId="33D306EE" w14:textId="77777777" w:rsidR="00DA72CF" w:rsidRDefault="006C4A22" w:rsidP="00DA72CF">
      <w:pPr>
        <w:rPr>
          <w:rFonts w:ascii="Times New Roman" w:hAnsi="Times New Roman"/>
        </w:rPr>
      </w:pPr>
      <w:r>
        <w:t xml:space="preserve">Nesta tela podemos alterar os possíveis valores de um </w:t>
      </w:r>
      <w:proofErr w:type="spellStart"/>
      <w:r>
        <w:t>combobox</w:t>
      </w:r>
      <w:proofErr w:type="spellEnd"/>
      <w:r>
        <w:t>. Poderíamos simplesmente lista-los no campo de texto desta tela, mas vamos fazer do jeito sofisticado, utilizando os valores do enum. Ne</w:t>
      </w:r>
      <w:r w:rsidR="007F09FD" w:rsidRPr="007F09FD">
        <w:t xml:space="preserve">sta janela é possível injetar código de maneira mais simples. Escolha a opção </w:t>
      </w:r>
      <w:r w:rsidR="007F09FD" w:rsidRPr="007F09FD">
        <w:rPr>
          <w:b/>
          <w:bCs/>
        </w:rPr>
        <w:t>Código personalizado</w:t>
      </w:r>
      <w:r w:rsidR="007F09FD" w:rsidRPr="007F09FD">
        <w:t xml:space="preserve"> e insira o seguinte código</w:t>
      </w:r>
      <w:r>
        <w:t xml:space="preserve"> no novo campo de texto apresentado</w:t>
      </w:r>
      <w:r w:rsidR="007F09FD" w:rsidRPr="007F09FD">
        <w:t>:</w:t>
      </w:r>
    </w:p>
    <w:p w14:paraId="41BDB7FF" w14:textId="77777777" w:rsidR="00DA72CF" w:rsidRDefault="00DA72CF" w:rsidP="00DA72CF">
      <w:pPr>
        <w:rPr>
          <w:rFonts w:ascii="Times New Roman" w:hAnsi="Times New Roman"/>
        </w:rPr>
      </w:pPr>
    </w:p>
    <w:p w14:paraId="26487BD1" w14:textId="77777777" w:rsidR="007F09FD" w:rsidRPr="007F09FD" w:rsidRDefault="00DA72CF" w:rsidP="00DA72CF">
      <w:pPr>
        <w:jc w:val="center"/>
        <w:rPr>
          <w:rFonts w:ascii="Times New Roman" w:hAnsi="Times New Roman"/>
        </w:rPr>
      </w:pPr>
      <w:proofErr w:type="gramStart"/>
      <w:r w:rsidRPr="00DA72C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proofErr w:type="gramEnd"/>
      <w:r w:rsidRPr="00DA72C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DA72C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DefaultComboBoxModel</w:t>
      </w:r>
      <w:proofErr w:type="spellEnd"/>
      <w:r w:rsidRPr="00DA72C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DA72C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Group.values</w:t>
      </w:r>
      <w:proofErr w:type="spellEnd"/>
      <w:r w:rsidRPr="00DA72C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</w:t>
      </w:r>
    </w:p>
    <w:p w14:paraId="45C2D405" w14:textId="77777777" w:rsidR="00E04EBF" w:rsidRDefault="00E04EBF" w:rsidP="00362EC6">
      <w:pPr>
        <w:rPr>
          <w:rFonts w:ascii="Times New Roman" w:hAnsi="Times New Roman"/>
        </w:rPr>
      </w:pPr>
    </w:p>
    <w:p w14:paraId="5E4CAE83" w14:textId="77777777" w:rsidR="00E04EBF" w:rsidRDefault="00E04EBF" w:rsidP="00362EC6">
      <w:pPr>
        <w:rPr>
          <w:rFonts w:ascii="Times New Roman" w:hAnsi="Times New Roman"/>
        </w:rPr>
      </w:pPr>
    </w:p>
    <w:p w14:paraId="3ECFCA9B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26356AE5" wp14:editId="6A529520">
            <wp:extent cx="4209391" cy="2419618"/>
            <wp:effectExtent l="0" t="0" r="7620" b="0"/>
            <wp:docPr id="28" name="Imagem 28" descr="imgs/p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s/p2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95" cy="242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6F2E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33</w:t>
        </w:r>
      </w:fldSimple>
      <w:r w:rsidR="00127E04">
        <w:rPr>
          <w:noProof/>
        </w:rPr>
        <w:t xml:space="preserve"> - Personalização de Model da JCombobox (passo 2)</w:t>
      </w:r>
    </w:p>
    <w:p w14:paraId="40620D81" w14:textId="77777777" w:rsidR="00E04EBF" w:rsidRDefault="00E04EBF" w:rsidP="00362EC6">
      <w:pPr>
        <w:rPr>
          <w:rFonts w:ascii="Times New Roman" w:hAnsi="Times New Roman"/>
        </w:rPr>
      </w:pPr>
    </w:p>
    <w:p w14:paraId="0CACE6E2" w14:textId="77777777" w:rsidR="00C435D8" w:rsidRDefault="00C435D8" w:rsidP="00362EC6">
      <w:r>
        <w:t>Clique em OK.</w:t>
      </w:r>
    </w:p>
    <w:p w14:paraId="6022177C" w14:textId="77777777" w:rsidR="007F09FD" w:rsidRPr="007F09FD" w:rsidRDefault="00C435D8" w:rsidP="00362EC6">
      <w:pPr>
        <w:rPr>
          <w:rFonts w:ascii="Times New Roman" w:hAnsi="Times New Roman"/>
        </w:rPr>
      </w:pPr>
      <w:r>
        <w:t xml:space="preserve">O Java Swing gera alguns códigos automaticamente. Estes códigos não podem ser alterados por nós, então eles são mantidos ocultos. Após realizar o passo acima, um erro foi causado dentro deste código </w:t>
      </w:r>
      <w:r w:rsidR="00A20714">
        <w:t>autogerado</w:t>
      </w:r>
      <w:r>
        <w:t xml:space="preserve">. Para que possamos identificá-lo, entre na classe </w:t>
      </w:r>
      <w:proofErr w:type="spellStart"/>
      <w:r w:rsidRPr="00A20714">
        <w:rPr>
          <w:rFonts w:ascii="Courier New" w:hAnsi="Courier New" w:cs="Courier New"/>
        </w:rPr>
        <w:t>RegisterOrEdit</w:t>
      </w:r>
      <w:ins w:id="204" w:author="Willian" w:date="2016-07-25T01:06:00Z">
        <w:r w:rsidR="002A71FD">
          <w:rPr>
            <w:rFonts w:ascii="Courier New" w:hAnsi="Courier New" w:cs="Courier New"/>
          </w:rPr>
          <w:t>Contact</w:t>
        </w:r>
      </w:ins>
      <w:r w:rsidRPr="00A20714">
        <w:rPr>
          <w:rFonts w:ascii="Courier New" w:hAnsi="Courier New" w:cs="Courier New"/>
        </w:rPr>
        <w:t>View</w:t>
      </w:r>
      <w:proofErr w:type="spellEnd"/>
      <w:r>
        <w:t xml:space="preserve"> em modo Código-fonte e localize o trecho apresentado na imagem abaixo: </w:t>
      </w:r>
    </w:p>
    <w:p w14:paraId="16EBD068" w14:textId="77777777" w:rsidR="00C435D8" w:rsidRDefault="00C435D8" w:rsidP="00C435D8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D2FE6D4" wp14:editId="31B75D09">
            <wp:extent cx="5388610" cy="1071245"/>
            <wp:effectExtent l="0" t="0" r="0" b="0"/>
            <wp:docPr id="51" name="Imagem 51" descr="Captura%20de%20Tela%202016-07-05%20às%2023.2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Tela%202016-07-05%20às%2023.24.4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EFE2" w14:textId="77777777" w:rsidR="00E04EBF" w:rsidRDefault="00C435D8" w:rsidP="00C435D8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34</w:t>
        </w:r>
      </w:fldSimple>
      <w:r w:rsidR="00127E04">
        <w:rPr>
          <w:noProof/>
        </w:rPr>
        <w:t xml:space="preserve"> – Identificação do botão que revela o código auto-gerado </w:t>
      </w:r>
    </w:p>
    <w:p w14:paraId="724DA397" w14:textId="77777777" w:rsidR="00C435D8" w:rsidRPr="00C435D8" w:rsidRDefault="00C435D8" w:rsidP="00362EC6">
      <w:r>
        <w:t xml:space="preserve">Clique no botão “+” para revelar o código </w:t>
      </w:r>
      <w:r w:rsidR="00A20714">
        <w:t>autogerado</w:t>
      </w:r>
      <w:r>
        <w:t xml:space="preserve"> e localize a seguinte instrução com erro:</w:t>
      </w:r>
    </w:p>
    <w:p w14:paraId="2789C6AD" w14:textId="77777777" w:rsidR="00C435D8" w:rsidRDefault="00C435D8" w:rsidP="00362EC6">
      <w:pPr>
        <w:rPr>
          <w:rFonts w:ascii="Times New Roman" w:hAnsi="Times New Roman"/>
        </w:rPr>
      </w:pPr>
    </w:p>
    <w:p w14:paraId="6B97A732" w14:textId="77777777" w:rsidR="00680BFE" w:rsidRDefault="00E04EBF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6278EC39" wp14:editId="540B2B43">
            <wp:extent cx="5385435" cy="402590"/>
            <wp:effectExtent l="0" t="0" r="0" b="3810"/>
            <wp:docPr id="29" name="Imagem 29" descr="imgs/p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s/p2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2CE4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35</w:t>
        </w:r>
      </w:fldSimple>
      <w:r w:rsidR="00127E04">
        <w:rPr>
          <w:noProof/>
        </w:rPr>
        <w:t xml:space="preserve"> – Resultado da personalização de model para JCombobox</w:t>
      </w:r>
    </w:p>
    <w:p w14:paraId="0624E6E5" w14:textId="77777777" w:rsidR="0078005B" w:rsidRPr="00BE1AD9" w:rsidRDefault="0078005B" w:rsidP="00362EC6">
      <w:pPr>
        <w:rPr>
          <w:rFonts w:ascii="Times New Roman" w:hAnsi="Times New Roman"/>
          <w:color w:val="FF0000"/>
        </w:rPr>
      </w:pPr>
    </w:p>
    <w:p w14:paraId="50BA9E48" w14:textId="77777777" w:rsidR="007F09FD" w:rsidRDefault="007F09FD" w:rsidP="00362EC6">
      <w:r w:rsidRPr="007F09FD">
        <w:t xml:space="preserve">Importe todas as classes e execute o arquivo </w:t>
      </w:r>
      <w:proofErr w:type="spellStart"/>
      <w:ins w:id="205" w:author="Willian" w:date="2016-07-25T01:06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206" w:author="Willian" w:date="2016-07-25T01:06:00Z">
        <w:r w:rsidRPr="00A20714" w:rsidDel="002A71FD">
          <w:rPr>
            <w:rFonts w:ascii="Courier New" w:hAnsi="Courier New" w:cs="Courier New"/>
          </w:rPr>
          <w:delText>RegisterOrEditView</w:delText>
        </w:r>
        <w:r w:rsidRPr="007F09FD" w:rsidDel="002A71FD">
          <w:delText xml:space="preserve"> </w:delText>
        </w:r>
      </w:del>
      <w:r w:rsidRPr="007F09FD">
        <w:t>para ver o resultado, com muita emoção:</w:t>
      </w:r>
    </w:p>
    <w:p w14:paraId="225707C0" w14:textId="77777777" w:rsidR="00C435D8" w:rsidRDefault="00C435D8" w:rsidP="00362EC6"/>
    <w:p w14:paraId="7FD1112F" w14:textId="77777777" w:rsidR="00C435D8" w:rsidRPr="000F7BE9" w:rsidRDefault="00C435D8" w:rsidP="000F7BE9">
      <w:pPr>
        <w:ind w:left="567" w:right="560"/>
        <w:rPr>
          <w:rFonts w:ascii="Times New Roman" w:hAnsi="Times New Roman"/>
          <w:i/>
        </w:rPr>
      </w:pPr>
      <w:r w:rsidRPr="000F7BE9">
        <w:rPr>
          <w:i/>
        </w:rPr>
        <w:t>DICA: Como temos mais de uma classe executável, ou seja, ambas Views possuem um método main, para executar uma classe em específico</w:t>
      </w:r>
      <w:r w:rsidR="000F7BE9" w:rsidRPr="000F7BE9">
        <w:rPr>
          <w:i/>
        </w:rPr>
        <w:t xml:space="preserve"> clique com o botão direito do mouse sobre ela e escolha a opção “Executar Arquivo”</w:t>
      </w:r>
    </w:p>
    <w:p w14:paraId="128D405F" w14:textId="77777777" w:rsidR="00E04EBF" w:rsidRDefault="00E04EBF" w:rsidP="00362EC6">
      <w:pPr>
        <w:rPr>
          <w:rFonts w:ascii="Times New Roman" w:hAnsi="Times New Roman"/>
        </w:rPr>
      </w:pPr>
    </w:p>
    <w:p w14:paraId="4FEB3F92" w14:textId="77777777" w:rsidR="00680BFE" w:rsidRDefault="00E54148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4B877A0A" wp14:editId="27619D2A">
            <wp:extent cx="3467098" cy="2507650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s/p2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98" cy="250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B3AF" w14:textId="77777777" w:rsidR="00E04EBF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36</w:t>
        </w:r>
      </w:fldSimple>
      <w:r w:rsidR="00127E04">
        <w:rPr>
          <w:noProof/>
        </w:rPr>
        <w:t xml:space="preserve"> – JCombobox com resultados esperados</w:t>
      </w:r>
    </w:p>
    <w:p w14:paraId="0FE40CC8" w14:textId="77777777" w:rsidR="00E04EBF" w:rsidRDefault="00E04EBF" w:rsidP="00362EC6">
      <w:pPr>
        <w:rPr>
          <w:rFonts w:ascii="Times New Roman" w:hAnsi="Times New Roman"/>
        </w:rPr>
      </w:pPr>
    </w:p>
    <w:p w14:paraId="3ACAFDB8" w14:textId="77777777" w:rsidR="00E04EBF" w:rsidRDefault="00E04EBF" w:rsidP="00362EC6">
      <w:pPr>
        <w:rPr>
          <w:rFonts w:ascii="Times New Roman" w:hAnsi="Times New Roman"/>
        </w:rPr>
      </w:pPr>
    </w:p>
    <w:p w14:paraId="18744401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Ufa, funcionou! Agora acabamos de consolidar o funcionamento de um </w:t>
      </w:r>
      <w:r w:rsidRPr="007F09FD">
        <w:rPr>
          <w:rFonts w:ascii="Verdana" w:hAnsi="Verdana"/>
        </w:rPr>
        <w:t>enum</w:t>
      </w:r>
      <w:r w:rsidRPr="007F09FD">
        <w:t>.</w:t>
      </w:r>
    </w:p>
    <w:p w14:paraId="3F618AC4" w14:textId="77777777" w:rsidR="007F09FD" w:rsidRPr="007F09FD" w:rsidRDefault="004A2467" w:rsidP="00362EC6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.2 - </w:t>
      </w:r>
      <w:r w:rsidR="007F09FD" w:rsidRPr="007F09FD">
        <w:t>Fechando a tela</w:t>
      </w:r>
    </w:p>
    <w:p w14:paraId="1C156815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 xml:space="preserve">A ação do botão Cancelar na tela </w:t>
      </w:r>
      <w:proofErr w:type="spellStart"/>
      <w:ins w:id="207" w:author="Willian" w:date="2016-07-25T01:06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208" w:author="Willian" w:date="2016-07-25T01:06:00Z">
        <w:r w:rsidRPr="00A20714" w:rsidDel="002A71FD">
          <w:rPr>
            <w:rFonts w:ascii="Courier New" w:hAnsi="Courier New" w:cs="Courier New"/>
          </w:rPr>
          <w:delText>RegisterOrEditView</w:delText>
        </w:r>
        <w:r w:rsidRPr="007F09FD" w:rsidDel="002A71FD">
          <w:delText xml:space="preserve"> </w:delText>
        </w:r>
      </w:del>
      <w:r w:rsidRPr="007F09FD">
        <w:t xml:space="preserve">é simplesmente fechar a mesma. Para realizarmos esta façanha, vá a interface </w:t>
      </w:r>
      <w:proofErr w:type="spellStart"/>
      <w:r w:rsidRPr="007F09FD">
        <w:t>builder</w:t>
      </w:r>
      <w:proofErr w:type="spellEnd"/>
      <w:r w:rsidRPr="007F09FD">
        <w:t xml:space="preserve"> desta tela e clique duas vezes no botão </w:t>
      </w:r>
      <w:r w:rsidRPr="00092FA0">
        <w:rPr>
          <w:b/>
        </w:rPr>
        <w:t>Cancelar</w:t>
      </w:r>
      <w:r w:rsidRPr="007F09FD">
        <w:t>.</w:t>
      </w:r>
    </w:p>
    <w:p w14:paraId="7C46B029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Adicione a chamada de dois métodos no local que você foi redirecionado:</w:t>
      </w:r>
    </w:p>
    <w:p w14:paraId="3EE1207D" w14:textId="77777777" w:rsidR="00026004" w:rsidRPr="00E97BA6" w:rsidRDefault="00026004" w:rsidP="00026004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cancelButtonActionPerformed(java.awt.event.ActionEvent evt) {  </w:t>
      </w:r>
    </w:p>
    <w:p w14:paraId="5DA81E2B" w14:textId="77777777" w:rsidR="00026004" w:rsidRPr="00026004" w:rsidRDefault="00026004" w:rsidP="0002600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setVisible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26004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59A51C2" w14:textId="77777777" w:rsidR="00026004" w:rsidRPr="00026004" w:rsidRDefault="00026004" w:rsidP="00026004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dispose</w:t>
      </w:r>
      <w:proofErr w:type="spell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C3F35CC" w14:textId="77777777" w:rsidR="00F2704A" w:rsidRPr="00DA72CF" w:rsidRDefault="00026004" w:rsidP="00F2704A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26004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7FFFC765" w14:textId="77777777" w:rsidR="00F2704A" w:rsidRDefault="00F2704A" w:rsidP="00F2704A">
      <w:pPr>
        <w:pStyle w:val="Subttulo"/>
        <w:jc w:val="center"/>
      </w:pPr>
      <w:r>
        <w:t>Listagem 5.1</w:t>
      </w:r>
      <w:ins w:id="209" w:author="Willian" w:date="2016-07-25T00:42:00Z">
        <w:r w:rsidR="00F17E84">
          <w:t>1</w:t>
        </w:r>
      </w:ins>
      <w:del w:id="210" w:author="Willian" w:date="2016-07-25T00:42:00Z">
        <w:r w:rsidDel="00F17E84">
          <w:delText>0</w:delText>
        </w:r>
      </w:del>
    </w:p>
    <w:p w14:paraId="12916A4D" w14:textId="77777777" w:rsidR="00F2704A" w:rsidRDefault="00F2704A" w:rsidP="00362EC6"/>
    <w:p w14:paraId="6FA7C225" w14:textId="77777777" w:rsidR="004C4DEF" w:rsidRDefault="007F09FD" w:rsidP="00362EC6">
      <w:r w:rsidRPr="007F09FD">
        <w:t xml:space="preserve">Primeiro repare que estamos no modo Código-Fonte da classe </w:t>
      </w:r>
      <w:proofErr w:type="spellStart"/>
      <w:ins w:id="211" w:author="Willian" w:date="2016-07-25T01:06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</w:ins>
      <w:proofErr w:type="spellEnd"/>
      <w:del w:id="212" w:author="Willian" w:date="2016-07-25T01:06:00Z">
        <w:r w:rsidRPr="00A20714" w:rsidDel="002A71FD">
          <w:rPr>
            <w:rFonts w:ascii="Courier New" w:hAnsi="Courier New" w:cs="Courier New"/>
          </w:rPr>
          <w:delText>RegisterOrEditView</w:delText>
        </w:r>
      </w:del>
      <w:r w:rsidRPr="007F09FD">
        <w:t xml:space="preserve">. </w:t>
      </w:r>
      <w:r w:rsidR="00BD3771">
        <w:t xml:space="preserve">Este método foi autogerado e é disparado quando o evento de clique no botão Cancelar é realizado. </w:t>
      </w:r>
      <w:r w:rsidRPr="007F09FD">
        <w:t>O método</w:t>
      </w:r>
      <w:r w:rsidR="00A20714">
        <w:t xml:space="preserve"> </w:t>
      </w:r>
      <w:proofErr w:type="spellStart"/>
      <w:proofErr w:type="gramStart"/>
      <w:r w:rsidRPr="00A20714">
        <w:rPr>
          <w:rFonts w:ascii="Courier New" w:hAnsi="Courier New" w:cs="Courier New"/>
        </w:rPr>
        <w:t>setVisible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 xml:space="preserve"> faz com que a tela fique visível ou não. Neste caso queremos que ela desapareça. O método</w:t>
      </w:r>
      <w:r w:rsidR="00A20714">
        <w:t xml:space="preserve"> </w:t>
      </w:r>
      <w:proofErr w:type="spellStart"/>
      <w:proofErr w:type="gramStart"/>
      <w:r w:rsidRPr="00A20714">
        <w:rPr>
          <w:rFonts w:ascii="Courier New" w:hAnsi="Courier New" w:cs="Courier New"/>
        </w:rPr>
        <w:t>dispose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 xml:space="preserve"> faz com que a tela, já invisível, libere espaço da memória, ou seja, a tela é destruída. Estes métodos são próprios do </w:t>
      </w:r>
      <w:proofErr w:type="spellStart"/>
      <w:r w:rsidRPr="00A20714">
        <w:rPr>
          <w:rFonts w:ascii="Courier New" w:hAnsi="Courier New" w:cs="Courier New"/>
        </w:rPr>
        <w:t>JDialog</w:t>
      </w:r>
      <w:proofErr w:type="spellEnd"/>
      <w:r w:rsidRPr="007F09FD">
        <w:t xml:space="preserve">. </w:t>
      </w:r>
    </w:p>
    <w:p w14:paraId="11CFEBCC" w14:textId="77777777" w:rsidR="004C4DEF" w:rsidRDefault="004C4DEF" w:rsidP="00362EC6"/>
    <w:p w14:paraId="7095A961" w14:textId="77777777" w:rsidR="007F09FD" w:rsidRPr="007F09FD" w:rsidRDefault="007F09FD" w:rsidP="00362EC6">
      <w:pPr>
        <w:rPr>
          <w:rFonts w:ascii="Times New Roman" w:hAnsi="Times New Roman"/>
        </w:rPr>
      </w:pPr>
      <w:commentRangeStart w:id="213"/>
      <w:commentRangeStart w:id="214"/>
      <w:r w:rsidRPr="007F09FD">
        <w:t xml:space="preserve">O </w:t>
      </w:r>
      <w:proofErr w:type="spellStart"/>
      <w:r w:rsidRPr="00A20714">
        <w:rPr>
          <w:rFonts w:ascii="Courier New" w:hAnsi="Courier New" w:cs="Courier New"/>
        </w:rPr>
        <w:t>dispose</w:t>
      </w:r>
      <w:proofErr w:type="spellEnd"/>
      <w:r w:rsidRPr="00A20714">
        <w:rPr>
          <w:rFonts w:ascii="Courier New" w:hAnsi="Courier New" w:cs="Courier New"/>
        </w:rPr>
        <w:t>()</w:t>
      </w:r>
      <w:r w:rsidRPr="007F09FD">
        <w:t xml:space="preserve"> é necessário pois o consumo de memória se torna muito elevado quando o </w:t>
      </w:r>
      <w:proofErr w:type="spellStart"/>
      <w:r w:rsidRPr="007F09FD">
        <w:t>app</w:t>
      </w:r>
      <w:proofErr w:type="spellEnd"/>
      <w:r w:rsidRPr="007F09FD">
        <w:t xml:space="preserve"> estiver em uso por uma quantidade de tempo moderada, pois todas as telas que imaginamos que estão fechadas ainda estão ocupando espaço de memória se não usarmos o </w:t>
      </w:r>
      <w:proofErr w:type="spellStart"/>
      <w:r w:rsidRPr="00A20714">
        <w:rPr>
          <w:rFonts w:ascii="Courier New" w:hAnsi="Courier New" w:cs="Courier New"/>
        </w:rPr>
        <w:t>dispose</w:t>
      </w:r>
      <w:proofErr w:type="spellEnd"/>
      <w:r w:rsidRPr="00A20714">
        <w:rPr>
          <w:rFonts w:ascii="Courier New" w:hAnsi="Courier New" w:cs="Courier New"/>
        </w:rPr>
        <w:t>()</w:t>
      </w:r>
      <w:r w:rsidRPr="007F09FD">
        <w:t>.</w:t>
      </w:r>
      <w:commentRangeEnd w:id="213"/>
      <w:r w:rsidR="004C4DEF">
        <w:rPr>
          <w:rStyle w:val="Refdecomentrio"/>
        </w:rPr>
        <w:commentReference w:id="213"/>
      </w:r>
      <w:commentRangeEnd w:id="214"/>
      <w:r w:rsidR="00F17E84">
        <w:rPr>
          <w:rStyle w:val="Refdecomentrio"/>
        </w:rPr>
        <w:commentReference w:id="214"/>
      </w:r>
    </w:p>
    <w:p w14:paraId="388FD7E3" w14:textId="77777777" w:rsidR="007F09FD" w:rsidRPr="007F09FD" w:rsidRDefault="007F09FD" w:rsidP="00362EC6">
      <w:pPr>
        <w:rPr>
          <w:rFonts w:ascii="Times New Roman" w:hAnsi="Times New Roman"/>
        </w:rPr>
      </w:pPr>
      <w:r w:rsidRPr="007F09FD">
        <w:t>Execute o código e confira o resultado.</w:t>
      </w:r>
    </w:p>
    <w:p w14:paraId="0159FDCE" w14:textId="77777777" w:rsidR="007F09FD" w:rsidRPr="007F09FD" w:rsidRDefault="004A2467" w:rsidP="00026004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.3 - </w:t>
      </w:r>
      <w:r w:rsidR="007F09FD" w:rsidRPr="007F09FD">
        <w:t>Salvando um novo contato</w:t>
      </w:r>
    </w:p>
    <w:p w14:paraId="746A6F3F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Agora vam</w:t>
      </w:r>
      <w:r w:rsidR="00BD3771">
        <w:t>os implementar a ação do botão S</w:t>
      </w:r>
      <w:r w:rsidRPr="007F09FD">
        <w:t xml:space="preserve">alvar. </w:t>
      </w:r>
    </w:p>
    <w:p w14:paraId="323AB28F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Como dizemos anteriormente, a tela </w:t>
      </w:r>
      <w:proofErr w:type="spellStart"/>
      <w:ins w:id="215" w:author="Willian" w:date="2016-07-25T01:06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216" w:author="Willian" w:date="2016-07-25T01:06:00Z">
        <w:r w:rsidRPr="00A20714" w:rsidDel="002A71FD">
          <w:rPr>
            <w:rFonts w:ascii="Courier New" w:hAnsi="Courier New" w:cs="Courier New"/>
          </w:rPr>
          <w:delText>RegisterOrEditView</w:delText>
        </w:r>
        <w:r w:rsidRPr="007F09FD" w:rsidDel="002A71FD">
          <w:delText xml:space="preserve"> </w:delText>
        </w:r>
      </w:del>
      <w:r w:rsidRPr="007F09FD">
        <w:t>servirá para edição e cadastro de usuário, então nosso botão Salvar deve estar pronto para ambas situações.</w:t>
      </w:r>
    </w:p>
    <w:p w14:paraId="10E0E1E8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No interface </w:t>
      </w:r>
      <w:proofErr w:type="spellStart"/>
      <w:r w:rsidRPr="007F09FD">
        <w:t>builder</w:t>
      </w:r>
      <w:proofErr w:type="spellEnd"/>
      <w:r w:rsidRPr="007F09FD">
        <w:t xml:space="preserve"> de </w:t>
      </w:r>
      <w:proofErr w:type="spellStart"/>
      <w:ins w:id="217" w:author="Willian" w:date="2016-07-25T01:06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</w:ins>
      <w:proofErr w:type="spellEnd"/>
      <w:del w:id="218" w:author="Willian" w:date="2016-07-25T01:06:00Z">
        <w:r w:rsidRPr="00A20714" w:rsidDel="002A71FD">
          <w:rPr>
            <w:rFonts w:ascii="Courier New" w:hAnsi="Courier New" w:cs="Courier New"/>
          </w:rPr>
          <w:delText>RegisterOrEditView</w:delText>
        </w:r>
      </w:del>
      <w:r w:rsidRPr="007F09FD">
        <w:t xml:space="preserve">, clique duas vezes no botão </w:t>
      </w:r>
      <w:r w:rsidRPr="00A20714">
        <w:rPr>
          <w:b/>
        </w:rPr>
        <w:t>Salvar</w:t>
      </w:r>
      <w:r w:rsidRPr="007F09FD">
        <w:t xml:space="preserve"> e deixe o método da seguinte forma:</w:t>
      </w:r>
    </w:p>
    <w:p w14:paraId="1E473F79" w14:textId="77777777" w:rsidR="00402472" w:rsidRPr="00E97BA6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saveButtonActionPerformed(java.awt.event.ActionEvent evt) {                                             </w:t>
      </w:r>
    </w:p>
    <w:p w14:paraId="2E5AD5A8" w14:textId="77777777" w:rsidR="00402472" w:rsidRPr="00E97BA6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DC3598E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Resgata os valores dos campos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4FA062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String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nameTextField.getText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BC8BCEC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String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emailTextField.getText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F04842C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String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addressTextField.getText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2B4F6F0B" w14:textId="77777777" w:rsidR="00402472" w:rsidRPr="00E97BA6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Group group = (Group)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groupComboBox.getSelectedItem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14:paraId="2163B16B" w14:textId="77777777" w:rsidR="00402472" w:rsidRPr="00E97BA6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89A2719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Instancia um novo contato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DA99AA" w14:textId="77777777" w:rsidR="00402472" w:rsidRPr="00E97BA6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 contact =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Contact(name, email, address, group);  </w:t>
      </w:r>
    </w:p>
    <w:p w14:paraId="0945CF5A" w14:textId="77777777" w:rsidR="00402472" w:rsidRPr="00E97BA6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63052D6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Prepara a ação para ediçã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6E6BCDA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Contact selectedContact = ContactsController.getSelectedContact();  </w:t>
      </w:r>
    </w:p>
    <w:p w14:paraId="2CE7BA42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== 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E13F41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Se nã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 existir um contato selecionado, salvamos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44932D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ContactsController.save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DCF1B23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D50D5DF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Se existir um contato selecion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a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do, editamos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129A2C8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ContactsController.edit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556932C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</w:t>
      </w:r>
    </w:p>
    <w:p w14:paraId="6558C185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//Apó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s editar, removemos o contato selecionado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04F08C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ContactsController.setSelectedContact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8CED8B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281E0A9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B949447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Fecha a tela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E093C4F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setVisible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735B9EB4" w14:textId="77777777" w:rsidR="00402472" w:rsidRPr="00402472" w:rsidRDefault="00402472" w:rsidP="00402472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dispose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CE450E9" w14:textId="77777777" w:rsidR="00DA72CF" w:rsidRPr="00DA72CF" w:rsidRDefault="00402472" w:rsidP="00575A03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 </w:t>
      </w:r>
    </w:p>
    <w:p w14:paraId="7E00B54F" w14:textId="77777777" w:rsidR="00DA72CF" w:rsidRDefault="00DA72CF" w:rsidP="00DA72CF">
      <w:pPr>
        <w:pStyle w:val="Subttulo"/>
        <w:jc w:val="center"/>
      </w:pPr>
      <w:r>
        <w:t>Listagem 5.1</w:t>
      </w:r>
      <w:ins w:id="219" w:author="Willian" w:date="2016-07-25T00:43:00Z">
        <w:r w:rsidR="00F17E84">
          <w:t>2</w:t>
        </w:r>
      </w:ins>
      <w:del w:id="220" w:author="Willian" w:date="2016-07-25T00:43:00Z">
        <w:r w:rsidDel="00F17E84">
          <w:delText>1</w:delText>
        </w:r>
      </w:del>
    </w:p>
    <w:p w14:paraId="7C38A084" w14:textId="77777777" w:rsidR="006C4A22" w:rsidRPr="00256B10" w:rsidRDefault="007F09FD" w:rsidP="00575A03">
      <w:r w:rsidRPr="007F09FD">
        <w:lastRenderedPageBreak/>
        <w:t xml:space="preserve">Os comentários do trecho de código são </w:t>
      </w:r>
      <w:r w:rsidR="00A20714" w:rsidRPr="007F09FD">
        <w:t>autoexplicativos</w:t>
      </w:r>
      <w:r w:rsidRPr="007F09FD">
        <w:t>.</w:t>
      </w:r>
      <w:r w:rsidR="005A3582">
        <w:t xml:space="preserve"> Não se esqueça de importar a classe </w:t>
      </w:r>
      <w:proofErr w:type="spellStart"/>
      <w:r w:rsidR="005A3582" w:rsidRPr="00FE7F33">
        <w:rPr>
          <w:rFonts w:ascii="Courier New" w:hAnsi="Courier New" w:cs="Courier New"/>
        </w:rPr>
        <w:t>ContactsController</w:t>
      </w:r>
      <w:proofErr w:type="spellEnd"/>
      <w:r w:rsidR="005A3582">
        <w:t>.</w:t>
      </w:r>
    </w:p>
    <w:p w14:paraId="2372DBDF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Ao executar a tela, não teremos resultado visível, mas acredite, vai dar certo.</w:t>
      </w:r>
    </w:p>
    <w:p w14:paraId="0869AD7E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O próximo passo é alterar o título da tela de acordo com o contexto. No modo Código-Fonte, ache o método construtor da classe e preencha-o com o código abaixo:</w:t>
      </w:r>
    </w:p>
    <w:p w14:paraId="59316615" w14:textId="77777777" w:rsidR="00402472" w:rsidRPr="00E97BA6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RegisterOrEditContactView(java.awt.Frame parent,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boolean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modal) {  </w:t>
      </w:r>
    </w:p>
    <w:p w14:paraId="57260D04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parent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modal);  </w:t>
      </w:r>
    </w:p>
    <w:p w14:paraId="69CE470A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initComponents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9883CC0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8F5DBA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ContactsController.getSelectedContact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== 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90B8975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setTitle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"Cadastrar contato"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A4FBA8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6575809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setTitle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"Editar contato"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FD942B5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fillFields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E11A1A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2B35D7E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161682F8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AB0F8D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fillFields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55807B8C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ContactsController.getSelectedContact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D109648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621BA0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nameTextField.setText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contact.getName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0ECAB04E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emailTextField.setText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contact.getEmail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10DA5863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addressTextField.setText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contact.getAddress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237D7C59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groupComboBox.setSelectedItem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contact.getGroup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20182685" w14:textId="77777777" w:rsidR="00402472" w:rsidRPr="00402472" w:rsidRDefault="00402472" w:rsidP="00402472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98A7B08" w14:textId="77777777" w:rsidR="00DA72CF" w:rsidRPr="00DA72CF" w:rsidRDefault="00402472" w:rsidP="00575A03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09EBD05" w14:textId="77777777" w:rsidR="00DA72CF" w:rsidRDefault="00DA72CF" w:rsidP="00DA72CF">
      <w:pPr>
        <w:pStyle w:val="Subttulo"/>
        <w:jc w:val="center"/>
      </w:pPr>
      <w:r>
        <w:t>Listagem 5.1</w:t>
      </w:r>
      <w:ins w:id="221" w:author="Willian" w:date="2016-07-25T00:43:00Z">
        <w:r w:rsidR="00F17E84">
          <w:t>3</w:t>
        </w:r>
      </w:ins>
      <w:del w:id="222" w:author="Willian" w:date="2016-07-25T00:43:00Z">
        <w:r w:rsidDel="00F17E84">
          <w:delText>2</w:delText>
        </w:r>
      </w:del>
    </w:p>
    <w:p w14:paraId="238297CC" w14:textId="77777777" w:rsidR="00C96806" w:rsidRDefault="00C96806" w:rsidP="00575A03">
      <w:pPr>
        <w:rPr>
          <w:ins w:id="223" w:author="Willian" w:date="2016-08-10T19:28:00Z"/>
        </w:rPr>
      </w:pPr>
    </w:p>
    <w:p w14:paraId="64063B72" w14:textId="77777777" w:rsidR="00C96806" w:rsidRDefault="00C96806" w:rsidP="00575A03">
      <w:pPr>
        <w:rPr>
          <w:ins w:id="224" w:author="Willian" w:date="2016-08-10T19:28:00Z"/>
        </w:rPr>
      </w:pPr>
    </w:p>
    <w:p w14:paraId="5E236DCD" w14:textId="77777777" w:rsidR="00C96806" w:rsidRDefault="00C96806" w:rsidP="00575A03">
      <w:pPr>
        <w:rPr>
          <w:ins w:id="225" w:author="Willian" w:date="2016-08-10T19:28:00Z"/>
        </w:rPr>
      </w:pPr>
    </w:p>
    <w:p w14:paraId="54C63DDC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Aproveite e </w:t>
      </w:r>
      <w:r w:rsidR="00BD3771">
        <w:t>crie</w:t>
      </w:r>
      <w:r w:rsidRPr="007F09FD">
        <w:t xml:space="preserve"> o método </w:t>
      </w:r>
      <w:proofErr w:type="spellStart"/>
      <w:proofErr w:type="gramStart"/>
      <w:r w:rsidRPr="00A20714">
        <w:rPr>
          <w:rFonts w:ascii="Courier New" w:hAnsi="Courier New" w:cs="Courier New"/>
        </w:rPr>
        <w:t>fillFields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>. Quando estivermos em modo edição, ele irá mostrar os valores do contato em edição nos campos de texto.</w:t>
      </w:r>
    </w:p>
    <w:p w14:paraId="544000FB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Nossa tela </w:t>
      </w:r>
      <w:proofErr w:type="spellStart"/>
      <w:ins w:id="226" w:author="Willian" w:date="2016-07-25T01:06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227" w:author="Willian" w:date="2016-07-25T01:06:00Z">
        <w:r w:rsidRPr="00A20714" w:rsidDel="002A71FD">
          <w:rPr>
            <w:rFonts w:ascii="Courier New" w:hAnsi="Courier New" w:cs="Courier New"/>
          </w:rPr>
          <w:delText>RegisterOrEditView</w:delText>
        </w:r>
        <w:r w:rsidR="00A20714" w:rsidDel="002A71FD">
          <w:rPr>
            <w:rFonts w:ascii="Courier New" w:hAnsi="Courier New" w:cs="Courier New"/>
          </w:rPr>
          <w:delText xml:space="preserve"> </w:delText>
        </w:r>
      </w:del>
      <w:r w:rsidRPr="00A20714">
        <w:rPr>
          <w:rFonts w:cs="Courier New"/>
        </w:rPr>
        <w:t>está</w:t>
      </w:r>
      <w:r w:rsidRPr="007F09FD">
        <w:t xml:space="preserve"> praticamente pronta. Vamos integrar a tela inicial.</w:t>
      </w:r>
    </w:p>
    <w:p w14:paraId="367271C7" w14:textId="77777777" w:rsidR="007F09FD" w:rsidRPr="007F09FD" w:rsidRDefault="004A2467" w:rsidP="00575A03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.4 - </w:t>
      </w:r>
      <w:r w:rsidR="007F09FD" w:rsidRPr="007F09FD">
        <w:t>Integrando a tabela</w:t>
      </w:r>
    </w:p>
    <w:p w14:paraId="5F83BBE7" w14:textId="77777777" w:rsidR="0075296F" w:rsidRDefault="0075296F" w:rsidP="00575A03">
      <w:r>
        <w:t>Estamos nas etapas finais!</w:t>
      </w:r>
    </w:p>
    <w:p w14:paraId="5BCC7A3D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Agora acesse o arquivo </w:t>
      </w:r>
      <w:proofErr w:type="spellStart"/>
      <w:r w:rsidRPr="00A20714">
        <w:rPr>
          <w:rFonts w:ascii="Courier New" w:hAnsi="Courier New" w:cs="Courier New"/>
        </w:rPr>
        <w:t>DashboardView</w:t>
      </w:r>
      <w:proofErr w:type="spellEnd"/>
      <w:r w:rsidRPr="007F09FD">
        <w:t>. Como procedimento, vamos renomear as variáveis como na tela anterior, seguindo a imagem guia abaixo:</w:t>
      </w:r>
    </w:p>
    <w:p w14:paraId="4E7A5086" w14:textId="77777777" w:rsidR="00E54148" w:rsidRDefault="00E54148" w:rsidP="00575A03">
      <w:pPr>
        <w:rPr>
          <w:rFonts w:ascii="Times New Roman" w:hAnsi="Times New Roman"/>
        </w:rPr>
      </w:pPr>
    </w:p>
    <w:p w14:paraId="457000C4" w14:textId="77777777" w:rsidR="00E54148" w:rsidRDefault="00E54148" w:rsidP="00575A03">
      <w:pPr>
        <w:rPr>
          <w:rFonts w:ascii="Times New Roman" w:hAnsi="Times New Roman"/>
        </w:rPr>
      </w:pPr>
    </w:p>
    <w:p w14:paraId="74DA421B" w14:textId="77777777" w:rsidR="00680BFE" w:rsidRDefault="00E54148" w:rsidP="00680BFE">
      <w:pPr>
        <w:keepNext/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6D70B54" wp14:editId="62DA82C2">
            <wp:extent cx="4433268" cy="5391418"/>
            <wp:effectExtent l="0" t="0" r="12065" b="0"/>
            <wp:docPr id="31" name="Imagem 31" descr="imgs/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s/p28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89" cy="540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6FD04" w14:textId="77777777" w:rsidR="00E54148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37</w:t>
        </w:r>
      </w:fldSimple>
      <w:r w:rsidR="00127E04">
        <w:rPr>
          <w:noProof/>
        </w:rPr>
        <w:t xml:space="preserve"> – Referência para nomes das variáveis (tela DashboardView)</w:t>
      </w:r>
    </w:p>
    <w:p w14:paraId="16C5825C" w14:textId="77777777" w:rsidR="00E54148" w:rsidRDefault="00E54148" w:rsidP="00575A03">
      <w:pPr>
        <w:rPr>
          <w:rFonts w:ascii="Times New Roman" w:hAnsi="Times New Roman"/>
        </w:rPr>
      </w:pPr>
    </w:p>
    <w:p w14:paraId="3226B94C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Feito isto, entre no modo código fonte, localize o método construtor e insira o seguinte código:</w:t>
      </w:r>
    </w:p>
    <w:p w14:paraId="129F6317" w14:textId="77777777" w:rsidR="00402472" w:rsidRPr="00402472" w:rsidRDefault="00402472" w:rsidP="00402472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DashboardView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07A931F7" w14:textId="77777777" w:rsidR="00402472" w:rsidRPr="00402472" w:rsidRDefault="00402472" w:rsidP="00402472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initComponents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0EE8496" w14:textId="77777777" w:rsidR="00402472" w:rsidRPr="00402472" w:rsidRDefault="00402472" w:rsidP="00402472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59611647" w14:textId="77777777" w:rsidR="00402472" w:rsidRPr="00402472" w:rsidRDefault="00402472" w:rsidP="00402472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contactsTable.setModel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7CA08CF0" w14:textId="77777777" w:rsidR="00402472" w:rsidRPr="00402472" w:rsidRDefault="00402472" w:rsidP="00402472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contactsTable.setRowSelectionInterval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color w:val="C00000"/>
          <w:sz w:val="18"/>
          <w:szCs w:val="18"/>
          <w:bdr w:val="none" w:sz="0" w:space="0" w:color="auto" w:frame="1"/>
        </w:rPr>
        <w:t>0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402472">
        <w:rPr>
          <w:rFonts w:ascii="Consolas" w:eastAsia="Times New Roman" w:hAnsi="Consolas"/>
          <w:color w:val="C00000"/>
          <w:sz w:val="18"/>
          <w:szCs w:val="18"/>
          <w:bdr w:val="none" w:sz="0" w:space="0" w:color="auto" w:frame="1"/>
        </w:rPr>
        <w:t>0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64BD51D" w14:textId="77777777" w:rsidR="00DA72CF" w:rsidRPr="00DA72CF" w:rsidRDefault="00402472" w:rsidP="00575A03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163B922E" w14:textId="77777777" w:rsidR="00DA72CF" w:rsidRDefault="00DA72CF" w:rsidP="00DA72CF">
      <w:pPr>
        <w:pStyle w:val="Subttulo"/>
        <w:jc w:val="center"/>
      </w:pPr>
      <w:r>
        <w:t>Listagem 5.1</w:t>
      </w:r>
      <w:ins w:id="228" w:author="Willian" w:date="2016-07-25T00:43:00Z">
        <w:r w:rsidR="00F17E84">
          <w:t>4</w:t>
        </w:r>
      </w:ins>
      <w:del w:id="229" w:author="Willian" w:date="2016-07-25T00:43:00Z">
        <w:r w:rsidDel="00F17E84">
          <w:delText>3</w:delText>
        </w:r>
      </w:del>
    </w:p>
    <w:p w14:paraId="06639D9F" w14:textId="77777777" w:rsidR="00BD3771" w:rsidRDefault="00BD3771" w:rsidP="00575A03">
      <w:r>
        <w:t xml:space="preserve">Não se esqueça de importar o </w:t>
      </w:r>
      <w:proofErr w:type="spellStart"/>
      <w:r>
        <w:t>ContactsController</w:t>
      </w:r>
      <w:proofErr w:type="spellEnd"/>
      <w:r>
        <w:t>.</w:t>
      </w:r>
    </w:p>
    <w:p w14:paraId="36A28500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Após iniciar os componentes da View (</w:t>
      </w:r>
      <w:proofErr w:type="spellStart"/>
      <w:proofErr w:type="gramStart"/>
      <w:r w:rsidRPr="00A20714">
        <w:rPr>
          <w:rFonts w:ascii="Courier New" w:hAnsi="Courier New" w:cs="Courier New"/>
        </w:rPr>
        <w:t>initComponents</w:t>
      </w:r>
      <w:proofErr w:type="spellEnd"/>
      <w:r w:rsidRPr="00A20714">
        <w:rPr>
          <w:rFonts w:ascii="Courier New" w:hAnsi="Courier New" w:cs="Courier New"/>
        </w:rPr>
        <w:t>(</w:t>
      </w:r>
      <w:proofErr w:type="gramEnd"/>
      <w:r w:rsidRPr="00A20714">
        <w:rPr>
          <w:rFonts w:ascii="Courier New" w:hAnsi="Courier New" w:cs="Courier New"/>
        </w:rPr>
        <w:t>)</w:t>
      </w:r>
      <w:r w:rsidRPr="007F09FD">
        <w:t xml:space="preserve"> é </w:t>
      </w:r>
      <w:r w:rsidR="00A20714" w:rsidRPr="007F09FD">
        <w:t>autogerado</w:t>
      </w:r>
      <w:r w:rsidRPr="007F09FD">
        <w:t xml:space="preserve"> e obrigatório para o funcionamento da tela), nos atribuímos um Model para a tabela. Apesar de considerarmos a classe </w:t>
      </w:r>
      <w:proofErr w:type="spellStart"/>
      <w:r w:rsidRPr="00A20714">
        <w:rPr>
          <w:rFonts w:ascii="Courier New" w:hAnsi="Courier New" w:cs="Courier New"/>
        </w:rPr>
        <w:t>ContactsController</w:t>
      </w:r>
      <w:proofErr w:type="spellEnd"/>
      <w:r w:rsidRPr="007F09FD">
        <w:t xml:space="preserve"> um Controller, ela possui a lista de Contatos que serve</w:t>
      </w:r>
      <w:r w:rsidR="0075296F">
        <w:t>m</w:t>
      </w:r>
      <w:r w:rsidRPr="007F09FD">
        <w:t xml:space="preserve"> como Model da tabela, além disso estendemos esta classe de</w:t>
      </w:r>
      <w:r w:rsidR="00A20714">
        <w:t xml:space="preserve"> </w:t>
      </w:r>
      <w:proofErr w:type="spellStart"/>
      <w:r w:rsidRPr="00A20714">
        <w:rPr>
          <w:rFonts w:ascii="Courier New" w:hAnsi="Courier New" w:cs="Courier New"/>
        </w:rPr>
        <w:t>AbstractTableModel</w:t>
      </w:r>
      <w:proofErr w:type="spellEnd"/>
      <w:r w:rsidRPr="007F09FD">
        <w:t>. E na linha seguinte fazemos com q</w:t>
      </w:r>
      <w:r w:rsidR="0084436B">
        <w:rPr>
          <w:color w:val="FF0000"/>
        </w:rPr>
        <w:t xml:space="preserve">ue </w:t>
      </w:r>
      <w:r w:rsidRPr="007F09FD">
        <w:t>a primeira linha da tabela seja selecionada.</w:t>
      </w:r>
    </w:p>
    <w:p w14:paraId="13D5193C" w14:textId="77777777" w:rsidR="006867F4" w:rsidRPr="00BD3771" w:rsidRDefault="007F09FD" w:rsidP="00575A03">
      <w:r w:rsidRPr="007F09FD">
        <w:t xml:space="preserve">Execute a </w:t>
      </w:r>
      <w:proofErr w:type="spellStart"/>
      <w:r w:rsidRPr="00A20714">
        <w:rPr>
          <w:rFonts w:ascii="Courier New" w:hAnsi="Courier New" w:cs="Courier New"/>
        </w:rPr>
        <w:t>DashboardView</w:t>
      </w:r>
      <w:proofErr w:type="spellEnd"/>
      <w:r w:rsidRPr="007F09FD">
        <w:t xml:space="preserve"> e veja o resultado.</w:t>
      </w:r>
    </w:p>
    <w:p w14:paraId="7135CA2B" w14:textId="77777777" w:rsidR="00E54148" w:rsidRDefault="00E54148" w:rsidP="00575A03">
      <w:pPr>
        <w:rPr>
          <w:rFonts w:ascii="Times New Roman" w:hAnsi="Times New Roman"/>
        </w:rPr>
      </w:pPr>
    </w:p>
    <w:p w14:paraId="3799B661" w14:textId="77777777" w:rsidR="00680BFE" w:rsidRDefault="00E54148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73D7463B" wp14:editId="24AE4C02">
            <wp:extent cx="3707817" cy="5679790"/>
            <wp:effectExtent l="0" t="0" r="635" b="10160"/>
            <wp:docPr id="32" name="Imagem 32" descr="imgs/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s/p29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323" cy="56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6A4D" w14:textId="77777777" w:rsidR="00E54148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38</w:t>
        </w:r>
      </w:fldSimple>
      <w:r w:rsidR="00127E04">
        <w:rPr>
          <w:noProof/>
        </w:rPr>
        <w:t xml:space="preserve"> – Programa sendo executado</w:t>
      </w:r>
    </w:p>
    <w:p w14:paraId="6E58D540" w14:textId="77777777" w:rsidR="00E54148" w:rsidRDefault="00E54148" w:rsidP="00575A03">
      <w:pPr>
        <w:rPr>
          <w:rFonts w:ascii="Times New Roman" w:hAnsi="Times New Roman"/>
        </w:rPr>
      </w:pPr>
    </w:p>
    <w:p w14:paraId="60F9EAD0" w14:textId="77777777" w:rsidR="00732CFC" w:rsidRDefault="00732CFC" w:rsidP="00575A03">
      <w:r>
        <w:t>E agora você esta e</w:t>
      </w:r>
      <w:r w:rsidR="007F09FD" w:rsidRPr="007F09FD">
        <w:t xml:space="preserve">mocionado? </w:t>
      </w:r>
    </w:p>
    <w:p w14:paraId="6EB2236C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Os contatos </w:t>
      </w:r>
      <w:proofErr w:type="spellStart"/>
      <w:r w:rsidRPr="007F09FD">
        <w:t>pré</w:t>
      </w:r>
      <w:proofErr w:type="spellEnd"/>
      <w:r w:rsidRPr="007F09FD">
        <w:t xml:space="preserve">-adicionados pelo nosso </w:t>
      </w:r>
      <w:proofErr w:type="spellStart"/>
      <w:r w:rsidRPr="007F09FD">
        <w:t>controller</w:t>
      </w:r>
      <w:proofErr w:type="spellEnd"/>
      <w:r w:rsidRPr="007F09FD">
        <w:t xml:space="preserve"> estão sendo exibidos na tabela</w:t>
      </w:r>
      <w:r w:rsidR="00732CFC">
        <w:t>, olhe onde você chegou!</w:t>
      </w:r>
      <w:r w:rsidR="00230EC8">
        <w:t xml:space="preserve"> </w:t>
      </w:r>
      <w:r w:rsidRPr="007F09FD">
        <w:t>Estamos nos aproximando da reta final. O próximo passo é exibir os detalhes do contato ao selecionar uma linha da tabela.</w:t>
      </w:r>
    </w:p>
    <w:p w14:paraId="4305DBB9" w14:textId="77777777" w:rsidR="007F09FD" w:rsidRPr="007F09FD" w:rsidRDefault="004A2467" w:rsidP="00575A03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.5 - </w:t>
      </w:r>
      <w:r w:rsidR="007F09FD" w:rsidRPr="007F09FD">
        <w:t>Exibindo os detalhes de um contato</w:t>
      </w:r>
    </w:p>
    <w:p w14:paraId="52CB1ADA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Para exibir os dados do</w:t>
      </w:r>
      <w:r w:rsidR="00577A7F">
        <w:t xml:space="preserve"> Contato no Painel de detalhes </w:t>
      </w:r>
      <w:r w:rsidR="00577A7F" w:rsidRPr="00577A7F">
        <w:rPr>
          <w:color w:val="FF0000"/>
        </w:rPr>
        <w:t>são</w:t>
      </w:r>
      <w:r w:rsidRPr="007F09FD">
        <w:t xml:space="preserve"> necessário</w:t>
      </w:r>
      <w:r w:rsidR="00577A7F">
        <w:rPr>
          <w:color w:val="FF0000"/>
        </w:rPr>
        <w:t>s</w:t>
      </w:r>
      <w:r w:rsidRPr="007F09FD">
        <w:t xml:space="preserve"> dois passos.</w:t>
      </w:r>
    </w:p>
    <w:p w14:paraId="54D20472" w14:textId="77777777" w:rsidR="007F09FD" w:rsidRPr="007F09FD" w:rsidRDefault="007F09FD" w:rsidP="00575A03">
      <w:pPr>
        <w:pStyle w:val="PargrafodaLista"/>
        <w:numPr>
          <w:ilvl w:val="0"/>
          <w:numId w:val="16"/>
        </w:numPr>
      </w:pPr>
      <w:r w:rsidRPr="007F09FD">
        <w:t>Interceptar o evento de seleção de linha da tabela.</w:t>
      </w:r>
    </w:p>
    <w:p w14:paraId="18016ECB" w14:textId="77777777" w:rsidR="007F09FD" w:rsidRPr="007F09FD" w:rsidRDefault="007F09FD" w:rsidP="00575A03">
      <w:pPr>
        <w:pStyle w:val="PargrafodaLista"/>
        <w:numPr>
          <w:ilvl w:val="0"/>
          <w:numId w:val="15"/>
        </w:numPr>
      </w:pPr>
      <w:r w:rsidRPr="007F09FD">
        <w:t>Atualizar os campos.</w:t>
      </w:r>
    </w:p>
    <w:p w14:paraId="0A04325F" w14:textId="77777777" w:rsidR="007F09FD" w:rsidRPr="007F09FD" w:rsidRDefault="00230EC8" w:rsidP="00575A03">
      <w:pPr>
        <w:rPr>
          <w:rFonts w:ascii="Times New Roman" w:hAnsi="Times New Roman"/>
        </w:rPr>
      </w:pPr>
      <w:r>
        <w:t xml:space="preserve">Esta interceptação é feita através da implementação de métodos </w:t>
      </w:r>
      <w:proofErr w:type="spellStart"/>
      <w:r>
        <w:t>Listen</w:t>
      </w:r>
      <w:r w:rsidR="00577A7F">
        <w:t>ers</w:t>
      </w:r>
      <w:proofErr w:type="spellEnd"/>
      <w:r w:rsidR="00577A7F">
        <w:t xml:space="preserve"> que serão explicados logo </w:t>
      </w:r>
      <w:r w:rsidR="00577A7F" w:rsidRPr="00577A7F">
        <w:rPr>
          <w:color w:val="FF0000"/>
        </w:rPr>
        <w:t>mai</w:t>
      </w:r>
      <w:r w:rsidRPr="00577A7F">
        <w:rPr>
          <w:color w:val="FF0000"/>
        </w:rPr>
        <w:t>s</w:t>
      </w:r>
      <w:r>
        <w:t xml:space="preserve">. </w:t>
      </w:r>
      <w:r w:rsidR="007F09FD" w:rsidRPr="007F09FD">
        <w:t>Primeiro vamos criar o método de atualização dos campos</w:t>
      </w:r>
      <w:r>
        <w:t xml:space="preserve">. Na classe </w:t>
      </w:r>
      <w:proofErr w:type="spellStart"/>
      <w:r>
        <w:t>DashboardView</w:t>
      </w:r>
      <w:proofErr w:type="spellEnd"/>
      <w:r>
        <w:t xml:space="preserve"> crie o método </w:t>
      </w:r>
      <w:proofErr w:type="spellStart"/>
      <w:proofErr w:type="gramStart"/>
      <w:r>
        <w:t>updatePanel</w:t>
      </w:r>
      <w:proofErr w:type="spellEnd"/>
      <w:r>
        <w:t>(</w:t>
      </w:r>
      <w:proofErr w:type="gramEnd"/>
      <w:r>
        <w:t>) e implemente-o para corresponder com a listagem a seguir:</w:t>
      </w:r>
    </w:p>
    <w:p w14:paraId="5E0D2B12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private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updatePanel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3A3A3319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Obtém a cé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lul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a selecionada no ato da seleçã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C70C96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selectedRow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contactsTable.getSelectedRow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203AD3C6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 w:rsidR="000A190D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Só atualiza os campos quando existe uma célula selecionada</w:t>
      </w:r>
    </w:p>
    <w:p w14:paraId="0BDB2162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selectedRow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&gt;= </w:t>
      </w:r>
      <w:r w:rsidRPr="00402472">
        <w:rPr>
          <w:rFonts w:ascii="Consolas" w:eastAsia="Times New Roman" w:hAnsi="Consolas"/>
          <w:color w:val="C00000"/>
          <w:sz w:val="18"/>
          <w:szCs w:val="18"/>
          <w:bdr w:val="none" w:sz="0" w:space="0" w:color="auto" w:frame="1"/>
        </w:rPr>
        <w:t>0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{  </w:t>
      </w:r>
    </w:p>
    <w:p w14:paraId="709C66E5" w14:textId="77777777" w:rsidR="00402472" w:rsidRPr="00E97BA6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Contact contact = ContactsController.contactList.get(selectedRow);  </w:t>
      </w:r>
    </w:p>
    <w:p w14:paraId="3B24452B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ContactsController.setSelectedContact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7E64B3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EA1E51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Atualiza os campos do painel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99C37F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contact.getName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15EDB037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contact.getEmail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5A8DDB20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contact.getAddress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());  </w:t>
      </w:r>
    </w:p>
    <w:p w14:paraId="0F1C321B" w14:textId="77777777" w:rsidR="00402472" w:rsidRPr="00E97BA6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groupLabel.setText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contact.getGroup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().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toString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());  </w:t>
      </w:r>
    </w:p>
    <w:p w14:paraId="47BAFEF0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</w:t>
      </w:r>
      <w:proofErr w:type="spell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spellEnd"/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BD321D0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 xml:space="preserve">Limpa 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os </w:t>
      </w:r>
      <w:r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campos do painel para quando nã</w:t>
      </w:r>
      <w:r w:rsidRPr="00402472">
        <w:rPr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 houver nada selecionado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C52698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nameLabel.setText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""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665CC7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emailLabel.setText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""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50203AE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addressLabel.setText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""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953E555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groupLabel.setText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""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291AD6B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9B6BCEA" w14:textId="77777777" w:rsidR="00402472" w:rsidRPr="00402472" w:rsidRDefault="00402472" w:rsidP="00402472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7A04B8" w14:textId="77777777" w:rsidR="00DA72CF" w:rsidRPr="00DA72CF" w:rsidRDefault="00402472" w:rsidP="00575A03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E13EB05" w14:textId="77777777" w:rsidR="00DA72CF" w:rsidRDefault="00DA72CF" w:rsidP="00DA72CF">
      <w:pPr>
        <w:pStyle w:val="Subttulo"/>
        <w:jc w:val="center"/>
      </w:pPr>
      <w:r>
        <w:t>Listagem 5.1</w:t>
      </w:r>
      <w:ins w:id="230" w:author="Willian" w:date="2016-07-25T00:43:00Z">
        <w:r w:rsidR="00F17E84">
          <w:t>5</w:t>
        </w:r>
      </w:ins>
      <w:del w:id="231" w:author="Willian" w:date="2016-07-25T00:43:00Z">
        <w:r w:rsidDel="00F17E84">
          <w:delText>4</w:delText>
        </w:r>
      </w:del>
    </w:p>
    <w:p w14:paraId="63AB1383" w14:textId="77777777" w:rsidR="00633957" w:rsidRDefault="00633957" w:rsidP="00575A03">
      <w:pPr>
        <w:rPr>
          <w:ins w:id="232" w:author="Willian" w:date="2016-08-10T19:56:00Z"/>
        </w:rPr>
      </w:pPr>
    </w:p>
    <w:p w14:paraId="35187A08" w14:textId="77777777" w:rsidR="00633957" w:rsidRDefault="00633957" w:rsidP="00575A03">
      <w:pPr>
        <w:rPr>
          <w:ins w:id="233" w:author="Willian" w:date="2016-08-10T19:56:00Z"/>
        </w:rPr>
      </w:pPr>
    </w:p>
    <w:p w14:paraId="0F923FD9" w14:textId="77777777" w:rsidR="00633957" w:rsidRDefault="00633957" w:rsidP="00575A03">
      <w:pPr>
        <w:rPr>
          <w:ins w:id="234" w:author="Willian" w:date="2016-08-10T19:56:00Z"/>
        </w:rPr>
      </w:pPr>
    </w:p>
    <w:p w14:paraId="78A819F5" w14:textId="77777777" w:rsidR="00633957" w:rsidRDefault="00633957" w:rsidP="00575A03">
      <w:pPr>
        <w:rPr>
          <w:ins w:id="235" w:author="Willian" w:date="2016-08-10T19:56:00Z"/>
        </w:rPr>
      </w:pPr>
    </w:p>
    <w:p w14:paraId="1DF1CFBF" w14:textId="77777777" w:rsidR="00633957" w:rsidRDefault="00633957" w:rsidP="00575A03">
      <w:pPr>
        <w:rPr>
          <w:ins w:id="236" w:author="Willian" w:date="2016-08-10T19:56:00Z"/>
        </w:rPr>
      </w:pPr>
    </w:p>
    <w:p w14:paraId="3D2C1966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Os comentários do trecho de código são </w:t>
      </w:r>
      <w:r w:rsidR="00A20714" w:rsidRPr="007F09FD">
        <w:t>autoexplicativos</w:t>
      </w:r>
    </w:p>
    <w:p w14:paraId="5FD73E30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Para interceptar o evento de seleção da tabela, usaremos o que chamamos de </w:t>
      </w:r>
      <w:proofErr w:type="spellStart"/>
      <w:r w:rsidRPr="007F09FD">
        <w:t>Listener</w:t>
      </w:r>
      <w:proofErr w:type="spellEnd"/>
      <w:r w:rsidRPr="007F09FD">
        <w:t xml:space="preserve">. </w:t>
      </w:r>
    </w:p>
    <w:p w14:paraId="5F799300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Um </w:t>
      </w:r>
      <w:proofErr w:type="spellStart"/>
      <w:r w:rsidRPr="007F09FD">
        <w:t>listener</w:t>
      </w:r>
      <w:proofErr w:type="spellEnd"/>
      <w:r w:rsidRPr="007F09FD">
        <w:t xml:space="preserve"> é utilizado para monitorar alguma atividade e avisar quando um evento esperado acontece. </w:t>
      </w:r>
      <w:r w:rsidR="000A190D">
        <w:t>Localize o método con</w:t>
      </w:r>
      <w:bookmarkStart w:id="237" w:name="_GoBack"/>
      <w:bookmarkEnd w:id="237"/>
      <w:r w:rsidR="000A190D">
        <w:t>strutor e adicione este trecho de código ao final do método</w:t>
      </w:r>
      <w:r w:rsidRPr="007F09FD">
        <w:t>:</w:t>
      </w:r>
    </w:p>
    <w:p w14:paraId="56093F7D" w14:textId="77777777" w:rsidR="00402472" w:rsidRPr="00E97BA6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contactsTable.getSelectionModel().addListSelectionListener(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ListSelectionListener(){  </w:t>
      </w:r>
    </w:p>
    <w:p w14:paraId="3BD58C1B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02472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402472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6CBEA7" w14:textId="77777777" w:rsidR="00402472" w:rsidRPr="00E97BA6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valueChanged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ListSelectionEvent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event) {  </w:t>
      </w:r>
    </w:p>
    <w:p w14:paraId="08DAD427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updatePanel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E099A95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17C2BBB" w14:textId="77777777" w:rsidR="00DA72CF" w:rsidRPr="00DA72CF" w:rsidRDefault="00402472" w:rsidP="00575A03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});  </w:t>
      </w:r>
    </w:p>
    <w:p w14:paraId="73A68A75" w14:textId="77777777" w:rsidR="00DA72CF" w:rsidRDefault="00DA72CF" w:rsidP="00DA72CF">
      <w:pPr>
        <w:pStyle w:val="Subttulo"/>
        <w:jc w:val="center"/>
      </w:pPr>
      <w:r>
        <w:t>Listagem 5.1</w:t>
      </w:r>
      <w:ins w:id="238" w:author="Willian" w:date="2016-07-25T00:43:00Z">
        <w:r w:rsidR="00F17E84">
          <w:t>6</w:t>
        </w:r>
      </w:ins>
      <w:del w:id="239" w:author="Willian" w:date="2016-07-25T00:43:00Z">
        <w:r w:rsidDel="00F17E84">
          <w:delText>5</w:delText>
        </w:r>
      </w:del>
    </w:p>
    <w:p w14:paraId="3180D8C2" w14:textId="77777777" w:rsidR="00306BC4" w:rsidRDefault="00306BC4" w:rsidP="00575A03">
      <w:pPr>
        <w:rPr>
          <w:ins w:id="240" w:author="Willian" w:date="2016-08-10T19:59:00Z"/>
        </w:rPr>
      </w:pPr>
    </w:p>
    <w:p w14:paraId="37085E2C" w14:textId="77777777" w:rsidR="00306BC4" w:rsidRDefault="00306BC4" w:rsidP="00575A03">
      <w:pPr>
        <w:rPr>
          <w:ins w:id="241" w:author="Willian" w:date="2016-08-10T19:59:00Z"/>
        </w:rPr>
      </w:pPr>
    </w:p>
    <w:p w14:paraId="571AAF6D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Pode parecer estranho, mas é assim que implementamos os </w:t>
      </w:r>
      <w:proofErr w:type="spellStart"/>
      <w:r w:rsidRPr="007F09FD">
        <w:t>listeners</w:t>
      </w:r>
      <w:proofErr w:type="spellEnd"/>
      <w:r w:rsidRPr="007F09FD">
        <w:t xml:space="preserve">. Inserimos um método via parâmetro </w:t>
      </w:r>
      <w:r w:rsidR="0075296F">
        <w:t xml:space="preserve">e </w:t>
      </w:r>
      <w:r w:rsidRPr="007F09FD">
        <w:t>este método se chama Callback, que funciona da seguinte maneira:</w:t>
      </w:r>
    </w:p>
    <w:p w14:paraId="35C8CB6E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A </w:t>
      </w:r>
      <w:proofErr w:type="spellStart"/>
      <w:r w:rsidRPr="00B360BD">
        <w:rPr>
          <w:rFonts w:ascii="Courier New" w:hAnsi="Courier New" w:cs="Courier New"/>
        </w:rPr>
        <w:t>contactsTable</w:t>
      </w:r>
      <w:proofErr w:type="spellEnd"/>
      <w:r w:rsidRPr="007F09FD">
        <w:t xml:space="preserve"> esta monitorando o evento </w:t>
      </w:r>
      <w:proofErr w:type="spellStart"/>
      <w:r w:rsidRPr="00B360BD">
        <w:rPr>
          <w:rFonts w:ascii="Courier New" w:hAnsi="Courier New" w:cs="Courier New"/>
        </w:rPr>
        <w:t>ListSelection</w:t>
      </w:r>
      <w:proofErr w:type="spellEnd"/>
      <w:r w:rsidRPr="007F09FD">
        <w:t xml:space="preserve"> (seleciona um item da lista), mas ela não sabe o que fazer quando este evento for capturado, então ela delega para a classe que a instanciou a responsabilidade de dizer o que deve ser feito quando este evento ocorrer. </w:t>
      </w:r>
      <w:commentRangeStart w:id="242"/>
      <w:r w:rsidRPr="007F09FD">
        <w:t xml:space="preserve">Esta é uma parte mais avançada do Java, se você se interessou por este recurso pesquise por Java </w:t>
      </w:r>
      <w:proofErr w:type="spellStart"/>
      <w:r w:rsidRPr="007F09FD">
        <w:t>Listeners</w:t>
      </w:r>
      <w:proofErr w:type="spellEnd"/>
      <w:r w:rsidRPr="007F09FD">
        <w:t>.</w:t>
      </w:r>
      <w:commentRangeEnd w:id="242"/>
      <w:r w:rsidR="0075296F">
        <w:rPr>
          <w:rStyle w:val="Refdecomentrio"/>
        </w:rPr>
        <w:commentReference w:id="242"/>
      </w:r>
    </w:p>
    <w:p w14:paraId="733104D6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Chame o </w:t>
      </w:r>
      <w:proofErr w:type="spellStart"/>
      <w:proofErr w:type="gramStart"/>
      <w:r w:rsidRPr="00B360BD">
        <w:rPr>
          <w:rFonts w:ascii="Courier New" w:hAnsi="Courier New" w:cs="Courier New"/>
        </w:rPr>
        <w:t>updatePanel</w:t>
      </w:r>
      <w:proofErr w:type="spellEnd"/>
      <w:r w:rsidRPr="00B360BD">
        <w:rPr>
          <w:rFonts w:ascii="Courier New" w:hAnsi="Courier New" w:cs="Courier New"/>
        </w:rPr>
        <w:t>(</w:t>
      </w:r>
      <w:proofErr w:type="gramEnd"/>
      <w:r w:rsidRPr="00B360BD">
        <w:rPr>
          <w:rFonts w:ascii="Courier New" w:hAnsi="Courier New" w:cs="Courier New"/>
        </w:rPr>
        <w:t>)</w:t>
      </w:r>
      <w:r w:rsidRPr="007F09FD">
        <w:t xml:space="preserve"> após a seleção de linha na tabela para termos dados preenchidos no painel.</w:t>
      </w:r>
    </w:p>
    <w:p w14:paraId="3A9389B1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O método construtor </w:t>
      </w:r>
      <w:r w:rsidR="000A190D">
        <w:t>deverá ficar como mostra a listagem abaixo</w:t>
      </w:r>
      <w:r w:rsidRPr="007F09FD">
        <w:t>:</w:t>
      </w:r>
    </w:p>
    <w:p w14:paraId="49162032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DashboardView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70DDF048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initComponents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0D57FD5C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39F6800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contactsTable.setModel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1565769C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contactsTable.setRowSelectionInterval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 w:rsidRPr="00402472">
        <w:rPr>
          <w:rFonts w:ascii="Consolas" w:eastAsia="Times New Roman" w:hAnsi="Consolas"/>
          <w:color w:val="C00000"/>
          <w:sz w:val="18"/>
          <w:szCs w:val="18"/>
          <w:bdr w:val="none" w:sz="0" w:space="0" w:color="auto" w:frame="1"/>
        </w:rPr>
        <w:t>0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</w:t>
      </w:r>
      <w:r w:rsidRPr="00402472">
        <w:rPr>
          <w:rFonts w:ascii="Consolas" w:eastAsia="Times New Roman" w:hAnsi="Consolas"/>
          <w:color w:val="C00000"/>
          <w:sz w:val="18"/>
          <w:szCs w:val="18"/>
          <w:bdr w:val="none" w:sz="0" w:space="0" w:color="auto" w:frame="1"/>
        </w:rPr>
        <w:t>0</w:t>
      </w: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7083F165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updatePanel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D0AEC6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0CD97CE" w14:textId="77777777" w:rsidR="00402472" w:rsidRPr="00E97BA6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contactsTable.getSelectionModel().addListSelectionListener(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ListSelectionListener(){  </w:t>
      </w:r>
    </w:p>
    <w:p w14:paraId="5A458450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02472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 w:rsidRPr="00402472">
        <w:rPr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F1E008" w14:textId="77777777" w:rsidR="00402472" w:rsidRPr="00E97BA6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valueChanged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ListSelectionEvent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event) {  </w:t>
      </w:r>
    </w:p>
    <w:p w14:paraId="552C6D1E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proofErr w:type="gramStart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updatePanel</w:t>
      </w:r>
      <w:proofErr w:type="spell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4630C6A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6E0034C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});  </w:t>
      </w:r>
    </w:p>
    <w:p w14:paraId="5AEB2458" w14:textId="77777777" w:rsidR="00402472" w:rsidRPr="00402472" w:rsidRDefault="00402472" w:rsidP="00402472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DE247B" w14:textId="77777777" w:rsidR="00DA72CF" w:rsidRPr="00DA72CF" w:rsidRDefault="00402472" w:rsidP="00575A03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40247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A2A345D" w14:textId="77777777" w:rsidR="00DA72CF" w:rsidRDefault="00DA72CF" w:rsidP="00DA72CF">
      <w:pPr>
        <w:pStyle w:val="Subttulo"/>
        <w:jc w:val="center"/>
      </w:pPr>
      <w:r>
        <w:t>Listagem 5.1</w:t>
      </w:r>
      <w:ins w:id="243" w:author="Willian" w:date="2016-07-25T00:43:00Z">
        <w:r w:rsidR="00F17E84">
          <w:t>7</w:t>
        </w:r>
      </w:ins>
      <w:del w:id="244" w:author="Willian" w:date="2016-07-25T00:43:00Z">
        <w:r w:rsidDel="00F17E84">
          <w:delText>6</w:delText>
        </w:r>
      </w:del>
    </w:p>
    <w:p w14:paraId="302797AC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Execute a tela e selecione diversas linhas da tabela e veja que o painel de detalhes troca seus dados.</w:t>
      </w:r>
    </w:p>
    <w:p w14:paraId="79F26AB0" w14:textId="77777777" w:rsidR="007F09FD" w:rsidRPr="007F09FD" w:rsidRDefault="004A2467" w:rsidP="00575A03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.6 - </w:t>
      </w:r>
      <w:r w:rsidR="007F09FD" w:rsidRPr="007F09FD">
        <w:t>Deletando um contato</w:t>
      </w:r>
    </w:p>
    <w:p w14:paraId="63F3CD88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Entre no Interface </w:t>
      </w:r>
      <w:proofErr w:type="spellStart"/>
      <w:r w:rsidRPr="007F09FD">
        <w:t>Builder</w:t>
      </w:r>
      <w:proofErr w:type="spellEnd"/>
      <w:r w:rsidRPr="007F09FD">
        <w:t xml:space="preserve"> (modo Projeto) da classe </w:t>
      </w:r>
      <w:proofErr w:type="spellStart"/>
      <w:r w:rsidRPr="00B360BD">
        <w:rPr>
          <w:rFonts w:ascii="Courier New" w:hAnsi="Courier New" w:cs="Courier New"/>
        </w:rPr>
        <w:t>DashboardView</w:t>
      </w:r>
      <w:proofErr w:type="spellEnd"/>
      <w:r w:rsidRPr="007F09FD">
        <w:t xml:space="preserve"> e clique duas vezes no botão Excluir. Insira o seguinte código:</w:t>
      </w:r>
    </w:p>
    <w:p w14:paraId="1B20D451" w14:textId="77777777" w:rsidR="00F2704A" w:rsidRPr="00E97BA6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deleteButtonActionPerformed(java.awt.event.ActionEvent evt) {                                               </w:t>
      </w:r>
    </w:p>
    <w:p w14:paraId="557DEF35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Obtém contato selecionado na tabela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B4E9E8B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selectedRow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contactsTable.getSelectedRow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72250F9D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2D4E111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Deleta contato da lista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CAF35D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proofErr w:type="spellEnd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selectedRow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&gt;= </w:t>
      </w:r>
      <w:r>
        <w:rPr>
          <w:rStyle w:val="number"/>
          <w:rFonts w:ascii="Consolas" w:eastAsia="Times New Roman" w:hAnsi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E6F461" w14:textId="77777777" w:rsidR="00F2704A" w:rsidRPr="00E97BA6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Contact contact = ContactsController.contactList.get(selectedRow);  </w:t>
      </w:r>
    </w:p>
    <w:p w14:paraId="4E39EC8D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ContactsController.delete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34C9B9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72B7248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CC1736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Atualiza a tabela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A35166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contactsTable.setModel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2C76ADA4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FF04285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Elimina contato selecionado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34CF45" w14:textId="77777777" w:rsidR="00F2704A" w:rsidRDefault="00F2704A" w:rsidP="00F2704A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ContactsController.setSelectedContact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8005392" w14:textId="77777777" w:rsidR="00DA72CF" w:rsidRPr="00DA72CF" w:rsidRDefault="00F2704A" w:rsidP="00575A0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F92E925" w14:textId="77777777" w:rsidR="00DA72CF" w:rsidRDefault="00DA72CF" w:rsidP="00DA72CF">
      <w:pPr>
        <w:pStyle w:val="Subttulo"/>
        <w:jc w:val="center"/>
      </w:pPr>
      <w:r>
        <w:t>Listagem 5.1</w:t>
      </w:r>
      <w:ins w:id="245" w:author="Willian" w:date="2016-07-25T00:44:00Z">
        <w:r w:rsidR="00F17E84">
          <w:t>8</w:t>
        </w:r>
      </w:ins>
      <w:del w:id="246" w:author="Willian" w:date="2016-07-25T00:44:00Z">
        <w:r w:rsidDel="00F17E84">
          <w:delText>7</w:delText>
        </w:r>
      </w:del>
    </w:p>
    <w:p w14:paraId="520719DD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O comentário no trecho de código é </w:t>
      </w:r>
      <w:r w:rsidR="00B360BD" w:rsidRPr="007F09FD">
        <w:t>autoexplicativo</w:t>
      </w:r>
      <w:r w:rsidR="000A190D">
        <w:t xml:space="preserve">, mas não se esqueça de importar a classe </w:t>
      </w:r>
      <w:proofErr w:type="spellStart"/>
      <w:r w:rsidR="000A190D" w:rsidRPr="000A190D">
        <w:rPr>
          <w:rFonts w:ascii="Courier New" w:hAnsi="Courier New" w:cs="Courier New"/>
        </w:rPr>
        <w:t>ContactsController</w:t>
      </w:r>
      <w:proofErr w:type="spellEnd"/>
      <w:r w:rsidR="000A190D">
        <w:t xml:space="preserve"> na nossa </w:t>
      </w:r>
      <w:proofErr w:type="spellStart"/>
      <w:r w:rsidR="000A190D" w:rsidRPr="000A190D">
        <w:rPr>
          <w:rFonts w:ascii="Courier New" w:hAnsi="Courier New" w:cs="Courier New"/>
        </w:rPr>
        <w:t>DashboardView</w:t>
      </w:r>
      <w:proofErr w:type="spellEnd"/>
      <w:r w:rsidR="000A190D">
        <w:rPr>
          <w:rFonts w:ascii="Courier New" w:hAnsi="Courier New" w:cs="Courier New"/>
        </w:rPr>
        <w:t>.</w:t>
      </w:r>
    </w:p>
    <w:p w14:paraId="757822ED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Execute a tela, selecione um contato e clique em excluir.</w:t>
      </w:r>
    </w:p>
    <w:p w14:paraId="1CE0D0AA" w14:textId="77777777" w:rsidR="007F09FD" w:rsidRPr="007F09FD" w:rsidRDefault="004A2467" w:rsidP="00575A03">
      <w:pPr>
        <w:pStyle w:val="Ttulo4"/>
        <w:rPr>
          <w:rFonts w:ascii="Times New Roman" w:hAnsi="Times New Roman"/>
        </w:rPr>
      </w:pPr>
      <w:r>
        <w:t>3.2</w:t>
      </w:r>
      <w:r w:rsidR="0022339A">
        <w:t xml:space="preserve">.7 - </w:t>
      </w:r>
      <w:r w:rsidR="007F09FD" w:rsidRPr="007F09FD">
        <w:t>Interligando as telas</w:t>
      </w:r>
    </w:p>
    <w:p w14:paraId="77B1D941" w14:textId="77777777" w:rsidR="007F09FD" w:rsidRDefault="00732CFC" w:rsidP="00575A03">
      <w:r>
        <w:t xml:space="preserve">E agora, finalmente a </w:t>
      </w:r>
      <w:r w:rsidR="007F09FD" w:rsidRPr="007F09FD">
        <w:t>Última etapa é interligar as Views.</w:t>
      </w:r>
    </w:p>
    <w:p w14:paraId="7CE88819" w14:textId="77777777" w:rsidR="007F09FD" w:rsidRPr="007F09FD" w:rsidRDefault="000A190D" w:rsidP="000A190D">
      <w:pPr>
        <w:rPr>
          <w:rFonts w:ascii="Times New Roman" w:hAnsi="Times New Roman"/>
        </w:rPr>
      </w:pPr>
      <w:r>
        <w:t xml:space="preserve">Ainda no modo Código-fonte da class </w:t>
      </w:r>
      <w:proofErr w:type="spellStart"/>
      <w:r w:rsidRPr="000A190D">
        <w:rPr>
          <w:rFonts w:ascii="Courier New" w:hAnsi="Courier New" w:cs="Courier New"/>
        </w:rPr>
        <w:t>DashboardView</w:t>
      </w:r>
      <w:proofErr w:type="spellEnd"/>
      <w:r>
        <w:t xml:space="preserve">, crie um método </w:t>
      </w:r>
      <w:proofErr w:type="gramStart"/>
      <w:r>
        <w:t xml:space="preserve">chamado  </w:t>
      </w:r>
      <w:proofErr w:type="spellStart"/>
      <w:r w:rsidR="007F09FD" w:rsidRPr="00B360BD">
        <w:rPr>
          <w:rFonts w:ascii="Courier New" w:hAnsi="Courier New" w:cs="Courier New"/>
        </w:rPr>
        <w:t>openNewWindow</w:t>
      </w:r>
      <w:proofErr w:type="spellEnd"/>
      <w:proofErr w:type="gramEnd"/>
      <w:r w:rsidR="007F09FD" w:rsidRPr="00B360BD">
        <w:rPr>
          <w:rFonts w:ascii="Courier New" w:hAnsi="Courier New" w:cs="Courier New"/>
        </w:rPr>
        <w:t>()</w:t>
      </w:r>
      <w:r w:rsidR="007F09FD" w:rsidRPr="007F09FD">
        <w:t xml:space="preserve"> para ser reutilizado </w:t>
      </w:r>
      <w:r>
        <w:t>como</w:t>
      </w:r>
      <w:r w:rsidR="007F09FD" w:rsidRPr="007F09FD">
        <w:t xml:space="preserve"> ação do botão Cadastrar e do Editar:</w:t>
      </w:r>
    </w:p>
    <w:p w14:paraId="7FBA2016" w14:textId="77777777" w:rsidR="00F2704A" w:rsidRDefault="00F2704A" w:rsidP="00575A03">
      <w:pPr>
        <w:rPr>
          <w:rFonts w:ascii="Verdana" w:hAnsi="Verdana"/>
          <w:b/>
          <w:bCs/>
          <w:color w:val="000000"/>
        </w:rPr>
      </w:pPr>
    </w:p>
    <w:p w14:paraId="226DF9AF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proofErr w:type="spellEnd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openNewWindow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{  </w:t>
      </w:r>
    </w:p>
    <w:p w14:paraId="701074A1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Instancia um novo </w:t>
      </w:r>
      <w:proofErr w:type="spellStart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JDialog</w:t>
      </w:r>
      <w:proofErr w:type="spellEnd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padr</w:t>
      </w:r>
      <w:r w:rsidR="00D767EC"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ã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o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573E52" w14:textId="77777777" w:rsidR="00F2704A" w:rsidRPr="00E97BA6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RegisterOrEditContactView registerView = 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RegisterOrEditContactView(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this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, rootPaneCheckingEnabled);  </w:t>
      </w:r>
    </w:p>
    <w:p w14:paraId="27FEB71E" w14:textId="77777777" w:rsidR="00F2704A" w:rsidRPr="00E97BA6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14:paraId="71C3BFE1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Deixa a nova tela </w:t>
      </w:r>
      <w:proofErr w:type="spellStart"/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visÃ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softHyphen/>
        <w:t>vel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A50D9A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registerView.setVisible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4007B851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36E082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// Listener para atualizar a tabela quando um novo contato for salvo ou editado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4F8FF9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registerView.addWindowListener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WindowAdapter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533EDD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nnotation"/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@</w:t>
      </w:r>
      <w:proofErr w:type="spellStart"/>
      <w:r>
        <w:rPr>
          <w:rStyle w:val="annotation"/>
          <w:rFonts w:ascii="Consolas" w:eastAsia="Times New Roman" w:hAnsi="Consolas"/>
          <w:color w:val="646464"/>
          <w:sz w:val="18"/>
          <w:szCs w:val="18"/>
          <w:bdr w:val="none" w:sz="0" w:space="0" w:color="auto" w:frame="1"/>
        </w:rPr>
        <w:t>Override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9F9B59" w14:textId="77777777" w:rsidR="00F2704A" w:rsidRPr="00E97BA6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FE7F33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windowClosed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WindowEvent</w:t>
      </w:r>
      <w:proofErr w:type="spellEnd"/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e) {  </w:t>
      </w:r>
    </w:p>
    <w:p w14:paraId="601770DC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contactsTable.setModel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));  </w:t>
      </w:r>
    </w:p>
    <w:p w14:paraId="7E51855B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875E14F" w14:textId="77777777" w:rsidR="00F2704A" w:rsidRDefault="00F2704A" w:rsidP="00F2704A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});  </w:t>
      </w:r>
    </w:p>
    <w:p w14:paraId="7D5140E1" w14:textId="77777777" w:rsidR="00DA72CF" w:rsidRPr="00DA72CF" w:rsidRDefault="00F2704A" w:rsidP="00575A03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132E5E2" w14:textId="77777777" w:rsidR="00DA72CF" w:rsidRDefault="00DA72CF" w:rsidP="00DA72CF">
      <w:pPr>
        <w:pStyle w:val="Subttulo"/>
        <w:jc w:val="center"/>
      </w:pPr>
      <w:r>
        <w:t>Listagem 5.1</w:t>
      </w:r>
      <w:ins w:id="247" w:author="Willian" w:date="2016-07-25T00:47:00Z">
        <w:r w:rsidR="00F17E84">
          <w:t>9</w:t>
        </w:r>
      </w:ins>
      <w:del w:id="248" w:author="Willian" w:date="2016-07-25T00:47:00Z">
        <w:r w:rsidDel="00F17E84">
          <w:delText>8</w:delText>
        </w:r>
      </w:del>
    </w:p>
    <w:p w14:paraId="08A9E98B" w14:textId="77777777" w:rsidR="00A51F8E" w:rsidRPr="00A51F8E" w:rsidDel="002A71FD" w:rsidRDefault="00A51F8E" w:rsidP="00A51F8E">
      <w:pPr>
        <w:jc w:val="both"/>
        <w:rPr>
          <w:del w:id="249" w:author="Willian" w:date="2016-07-25T01:07:00Z"/>
          <w:color w:val="FF0000"/>
        </w:rPr>
      </w:pPr>
      <w:commentRangeStart w:id="250"/>
      <w:del w:id="251" w:author="Willian" w:date="2016-07-25T01:07:00Z">
        <w:r w:rsidRPr="00A51F8E" w:rsidDel="002A71FD">
          <w:rPr>
            <w:color w:val="FF0000"/>
          </w:rPr>
          <w:delText xml:space="preserve">Na listagem 5.18 há uma referência a </w:delText>
        </w:r>
        <w:r w:rsidRPr="002E240A" w:rsidDel="002A71FD">
          <w:rPr>
            <w:rFonts w:ascii="Consolas" w:eastAsia="Times New Roman" w:hAnsi="Consolas"/>
            <w:color w:val="FF0000"/>
            <w:sz w:val="18"/>
            <w:szCs w:val="18"/>
            <w:bdr w:val="none" w:sz="0" w:space="0" w:color="auto" w:frame="1"/>
          </w:rPr>
          <w:delText>RegisterOrEditContactView, não seria R</w:delText>
        </w:r>
        <w:r w:rsidRPr="00A51F8E" w:rsidDel="002A71FD">
          <w:rPr>
            <w:rFonts w:ascii="Courier New" w:hAnsi="Courier New" w:cs="Courier New"/>
            <w:color w:val="FF0000"/>
          </w:rPr>
          <w:delText>egisterOrEditView</w:delText>
        </w:r>
      </w:del>
      <w:commentRangeEnd w:id="250"/>
      <w:r w:rsidR="002A71FD">
        <w:rPr>
          <w:rStyle w:val="Refdecomentrio"/>
        </w:rPr>
        <w:commentReference w:id="250"/>
      </w:r>
      <w:del w:id="252" w:author="Willian" w:date="2016-07-25T01:07:00Z">
        <w:r w:rsidDel="002A71FD">
          <w:rPr>
            <w:rFonts w:ascii="Courier New" w:hAnsi="Courier New" w:cs="Courier New"/>
            <w:color w:val="FF0000"/>
          </w:rPr>
          <w:delText>?</w:delText>
        </w:r>
      </w:del>
    </w:p>
    <w:p w14:paraId="7971362F" w14:textId="77777777" w:rsidR="00A51F8E" w:rsidRDefault="00A51F8E" w:rsidP="00575A03"/>
    <w:p w14:paraId="0738AE3A" w14:textId="77777777" w:rsidR="000A190D" w:rsidRPr="000A190D" w:rsidRDefault="000A190D" w:rsidP="00575A03">
      <w:r>
        <w:t xml:space="preserve">Importe a classe </w:t>
      </w:r>
      <w:proofErr w:type="spellStart"/>
      <w:ins w:id="253" w:author="Willian" w:date="2016-07-25T01:07:00Z">
        <w:r w:rsidR="002A71FD" w:rsidRPr="00A20714">
          <w:rPr>
            <w:rFonts w:ascii="Courier New" w:hAnsi="Courier New" w:cs="Courier New"/>
          </w:rPr>
          <w:t>RegisterOrEdit</w:t>
        </w:r>
        <w:r w:rsidR="002A71FD">
          <w:rPr>
            <w:rFonts w:ascii="Courier New" w:hAnsi="Courier New" w:cs="Courier New"/>
          </w:rPr>
          <w:t>Contact</w:t>
        </w:r>
        <w:r w:rsidR="002A71FD" w:rsidRPr="00A20714">
          <w:rPr>
            <w:rFonts w:ascii="Courier New" w:hAnsi="Courier New" w:cs="Courier New"/>
          </w:rPr>
          <w:t>View</w:t>
        </w:r>
        <w:proofErr w:type="spellEnd"/>
        <w:r w:rsidR="002A71FD">
          <w:t xml:space="preserve"> </w:t>
        </w:r>
      </w:ins>
      <w:del w:id="254" w:author="Willian" w:date="2016-07-25T01:07:00Z">
        <w:r w:rsidDel="002A71FD">
          <w:rPr>
            <w:rFonts w:ascii="Courier New" w:hAnsi="Courier New" w:cs="Courier New"/>
          </w:rPr>
          <w:delText>RegisterOrEdit</w:delText>
        </w:r>
        <w:r w:rsidRPr="00B360BD" w:rsidDel="002A71FD">
          <w:rPr>
            <w:rFonts w:ascii="Courier New" w:hAnsi="Courier New" w:cs="Courier New"/>
          </w:rPr>
          <w:delText>View</w:delText>
        </w:r>
        <w:r w:rsidDel="002A71FD">
          <w:rPr>
            <w:rFonts w:ascii="Courier New" w:hAnsi="Courier New" w:cs="Courier New"/>
          </w:rPr>
          <w:delText xml:space="preserve"> </w:delText>
        </w:r>
      </w:del>
      <w:r>
        <w:rPr>
          <w:rFonts w:cs="Courier New"/>
        </w:rPr>
        <w:t xml:space="preserve">na nossa </w:t>
      </w:r>
      <w:proofErr w:type="spellStart"/>
      <w:r w:rsidRPr="000A190D">
        <w:rPr>
          <w:rFonts w:ascii="Courier New" w:hAnsi="Courier New" w:cs="Courier New"/>
        </w:rPr>
        <w:t>DashboardView</w:t>
      </w:r>
      <w:proofErr w:type="spellEnd"/>
      <w:r>
        <w:rPr>
          <w:rFonts w:cs="Courier New"/>
        </w:rPr>
        <w:t xml:space="preserve"> para que ela possa ser chamada ao tocar em Editar ou Cadastrar.</w:t>
      </w:r>
    </w:p>
    <w:p w14:paraId="24809202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Entre no modo Projeto de </w:t>
      </w:r>
      <w:proofErr w:type="spellStart"/>
      <w:r w:rsidRPr="00B360BD">
        <w:rPr>
          <w:rFonts w:ascii="Courier New" w:hAnsi="Courier New" w:cs="Courier New"/>
        </w:rPr>
        <w:t>DashboardView</w:t>
      </w:r>
      <w:proofErr w:type="spellEnd"/>
      <w:r w:rsidRPr="007F09FD">
        <w:t xml:space="preserve"> clique duas vezes no botão Cadastrar contato e insira o seguinte código.</w:t>
      </w:r>
    </w:p>
    <w:p w14:paraId="736E0D46" w14:textId="77777777" w:rsidR="00F2704A" w:rsidRPr="00E97BA6" w:rsidRDefault="00F2704A" w:rsidP="00F2704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registerButtonActionPerformed(java.awt.event.ActionEvent evt) {                                                 </w:t>
      </w:r>
    </w:p>
    <w:p w14:paraId="60001942" w14:textId="77777777" w:rsidR="00F2704A" w:rsidRPr="00E97BA6" w:rsidRDefault="00F2704A" w:rsidP="00F2704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14:paraId="7ED5E94A" w14:textId="77777777" w:rsidR="00F2704A" w:rsidRDefault="00F2704A" w:rsidP="00F2704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ContactsController.setSelectedContact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F63C6CC" w14:textId="77777777" w:rsidR="00F2704A" w:rsidRDefault="00F2704A" w:rsidP="00F2704A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openNewWindow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1CE7752" w14:textId="77777777" w:rsidR="00DA72CF" w:rsidRPr="00DA72CF" w:rsidRDefault="00F2704A" w:rsidP="00F2704A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 </w:t>
      </w:r>
    </w:p>
    <w:p w14:paraId="48C45E54" w14:textId="77777777" w:rsidR="00DA72CF" w:rsidRDefault="00DA72CF" w:rsidP="00DA72CF">
      <w:pPr>
        <w:pStyle w:val="Subttulo"/>
        <w:jc w:val="center"/>
      </w:pPr>
      <w:r>
        <w:t>Listagem 5.</w:t>
      </w:r>
      <w:ins w:id="255" w:author="Willian" w:date="2016-07-25T00:47:00Z">
        <w:r w:rsidR="00F17E84">
          <w:t>20</w:t>
        </w:r>
      </w:ins>
      <w:del w:id="256" w:author="Willian" w:date="2016-07-25T00:47:00Z">
        <w:r w:rsidDel="00F17E84">
          <w:delText>19</w:delText>
        </w:r>
      </w:del>
    </w:p>
    <w:p w14:paraId="306398AE" w14:textId="77777777" w:rsidR="007F09FD" w:rsidRPr="007F09FD" w:rsidRDefault="007F09FD" w:rsidP="00F2704A">
      <w:pPr>
        <w:rPr>
          <w:rFonts w:ascii="Times New Roman" w:hAnsi="Times New Roman"/>
        </w:rPr>
      </w:pPr>
      <w:r w:rsidRPr="007F09FD">
        <w:t xml:space="preserve">E para o botão Editar, deixe apenas o método </w:t>
      </w:r>
      <w:proofErr w:type="spellStart"/>
      <w:proofErr w:type="gramStart"/>
      <w:r w:rsidRPr="00B360BD">
        <w:rPr>
          <w:rFonts w:ascii="Courier New" w:hAnsi="Courier New" w:cs="Courier New"/>
        </w:rPr>
        <w:t>updateNewWindow</w:t>
      </w:r>
      <w:proofErr w:type="spellEnd"/>
      <w:r w:rsidRPr="00B360BD">
        <w:rPr>
          <w:rFonts w:ascii="Courier New" w:hAnsi="Courier New" w:cs="Courier New"/>
        </w:rPr>
        <w:t>(</w:t>
      </w:r>
      <w:proofErr w:type="gramEnd"/>
      <w:r w:rsidRPr="00B360BD">
        <w:rPr>
          <w:rFonts w:ascii="Courier New" w:hAnsi="Courier New" w:cs="Courier New"/>
        </w:rPr>
        <w:t>)</w:t>
      </w:r>
      <w:r w:rsidRPr="007F09FD">
        <w:t>:</w:t>
      </w:r>
    </w:p>
    <w:p w14:paraId="77E50EB8" w14:textId="77777777" w:rsidR="00F2704A" w:rsidRPr="00E97BA6" w:rsidRDefault="00F2704A" w:rsidP="00F2704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E97BA6">
        <w:rPr>
          <w:rStyle w:val="keyword"/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editButtonActionPerformed(java.awt.event.ActionEvent evt) {   </w:t>
      </w:r>
    </w:p>
    <w:p w14:paraId="29729BEF" w14:textId="77777777" w:rsidR="00F2704A" w:rsidRDefault="00F2704A" w:rsidP="00F2704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E97BA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openNewWindow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CD4F9AA" w14:textId="77777777" w:rsidR="007F09FD" w:rsidRPr="00DA72CF" w:rsidRDefault="00F2704A" w:rsidP="00DA72CF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 </w:t>
      </w:r>
    </w:p>
    <w:p w14:paraId="017AC06F" w14:textId="77777777" w:rsidR="00DA72CF" w:rsidRPr="00DA72CF" w:rsidRDefault="00DA72CF" w:rsidP="00DA72CF">
      <w:pPr>
        <w:pStyle w:val="Subttulo"/>
        <w:jc w:val="center"/>
      </w:pPr>
      <w:r>
        <w:t>Listagem 5.2</w:t>
      </w:r>
      <w:ins w:id="257" w:author="Willian" w:date="2016-07-25T00:47:00Z">
        <w:r w:rsidR="00F17E84">
          <w:t>1</w:t>
        </w:r>
      </w:ins>
      <w:del w:id="258" w:author="Willian" w:date="2016-07-25T00:47:00Z">
        <w:r w:rsidDel="00F17E84">
          <w:delText>0</w:delText>
        </w:r>
      </w:del>
    </w:p>
    <w:p w14:paraId="5D351559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>Fim. Nossa aplicação está com todas as funcionalidades.</w:t>
      </w:r>
    </w:p>
    <w:p w14:paraId="5880EBEC" w14:textId="77777777" w:rsidR="007F09FD" w:rsidRPr="007F09FD" w:rsidRDefault="004A2467" w:rsidP="00575A03">
      <w:pPr>
        <w:pStyle w:val="Ttulo3"/>
        <w:rPr>
          <w:rFonts w:ascii="Times New Roman" w:hAnsi="Times New Roman"/>
          <w:sz w:val="27"/>
        </w:rPr>
      </w:pPr>
      <w:r>
        <w:t>3.3</w:t>
      </w:r>
      <w:r w:rsidR="007F09FD" w:rsidRPr="007F09FD">
        <w:t xml:space="preserve"> - Look &amp; </w:t>
      </w:r>
      <w:proofErr w:type="spellStart"/>
      <w:r w:rsidR="007F09FD" w:rsidRPr="007F09FD">
        <w:t>Feel</w:t>
      </w:r>
      <w:proofErr w:type="spellEnd"/>
    </w:p>
    <w:p w14:paraId="64E793F3" w14:textId="77777777" w:rsidR="007035C8" w:rsidRDefault="007035C8" w:rsidP="00575A03">
      <w:r>
        <w:t xml:space="preserve">Repare que quando executamos o aplicativo, ele apresenta uma interface com cor predominante azul, que é diferente da interface apresentada quando utilizamos a funcionalidade de </w:t>
      </w:r>
      <w:proofErr w:type="spellStart"/>
      <w:r>
        <w:t>preview</w:t>
      </w:r>
      <w:proofErr w:type="spellEnd"/>
      <w:r>
        <w:t xml:space="preserve">. Este tema azul é chamado de </w:t>
      </w:r>
      <w:proofErr w:type="spellStart"/>
      <w:r>
        <w:t>Nimbus</w:t>
      </w:r>
      <w:proofErr w:type="spellEnd"/>
      <w:r>
        <w:t xml:space="preserve">, e é exclusivo de aplicações feitas em Java Swing, porém a maioria dos desenvolvedores não se agradam dele e acabam removendo este tema do projeto. O tema apresentado quando utilizamos o </w:t>
      </w:r>
      <w:proofErr w:type="spellStart"/>
      <w:r>
        <w:t>preview</w:t>
      </w:r>
      <w:proofErr w:type="spellEnd"/>
      <w:r>
        <w:t xml:space="preserve"> é o tema nativo do sistema operacional, ou seja, aplicações Java Swing executadas em sistema operacional </w:t>
      </w:r>
      <w:proofErr w:type="spellStart"/>
      <w:r>
        <w:t>MacOS</w:t>
      </w:r>
      <w:proofErr w:type="spellEnd"/>
      <w:r>
        <w:t>, ficarão com aparência padrão de programas para Mac, e se executadas em sistema operacional Windows, eles ficarão com cara de programas para Windows.</w:t>
      </w:r>
    </w:p>
    <w:p w14:paraId="2323BB9A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O Swing possui alguns temas disponíveis para a nossa aplicação. Estes temas são chamados de Look &amp; </w:t>
      </w:r>
      <w:proofErr w:type="spellStart"/>
      <w:r w:rsidRPr="007F09FD">
        <w:t>Feel</w:t>
      </w:r>
      <w:proofErr w:type="spellEnd"/>
      <w:r w:rsidR="007035C8">
        <w:t xml:space="preserve">. O tema proposto nos </w:t>
      </w:r>
      <w:proofErr w:type="spellStart"/>
      <w:r w:rsidR="007035C8">
        <w:t>mockups</w:t>
      </w:r>
      <w:proofErr w:type="spellEnd"/>
      <w:r w:rsidR="007035C8">
        <w:t xml:space="preserve"> é o chamado “Metal” e</w:t>
      </w:r>
      <w:r w:rsidRPr="007F09FD">
        <w:t xml:space="preserve"> </w:t>
      </w:r>
      <w:r w:rsidR="007035C8">
        <w:t>p</w:t>
      </w:r>
      <w:r w:rsidRPr="007F09FD">
        <w:t xml:space="preserve">ara que o </w:t>
      </w:r>
      <w:r w:rsidR="007035C8">
        <w:t xml:space="preserve">Look &amp; </w:t>
      </w:r>
      <w:proofErr w:type="spellStart"/>
      <w:r w:rsidR="007035C8">
        <w:t>Feel</w:t>
      </w:r>
      <w:proofErr w:type="spellEnd"/>
      <w:r w:rsidRPr="007F09FD">
        <w:t xml:space="preserve"> da nossa aplicação seja igual ao proposto, vá no modo Código-fonte da tela </w:t>
      </w:r>
      <w:proofErr w:type="spellStart"/>
      <w:r w:rsidRPr="00B360BD">
        <w:rPr>
          <w:rFonts w:ascii="Courier New" w:hAnsi="Courier New" w:cs="Courier New"/>
        </w:rPr>
        <w:t>DashboardView</w:t>
      </w:r>
      <w:proofErr w:type="spellEnd"/>
      <w:r w:rsidRPr="007F09FD">
        <w:t xml:space="preserve"> e localize o método main.</w:t>
      </w:r>
    </w:p>
    <w:p w14:paraId="2CE0D31F" w14:textId="77777777" w:rsidR="007F09FD" w:rsidRPr="007F09FD" w:rsidRDefault="00B360BD" w:rsidP="00575A03">
      <w:pPr>
        <w:rPr>
          <w:rFonts w:ascii="Times New Roman" w:hAnsi="Times New Roman"/>
        </w:rPr>
      </w:pPr>
      <w:r w:rsidRPr="007F09FD">
        <w:lastRenderedPageBreak/>
        <w:t>Expanda</w:t>
      </w:r>
      <w:r w:rsidR="007F09FD" w:rsidRPr="007F09FD">
        <w:t xml:space="preserve"> a parte de Look &amp; </w:t>
      </w:r>
      <w:proofErr w:type="spellStart"/>
      <w:r w:rsidR="007F09FD" w:rsidRPr="007F09FD">
        <w:t>Feel</w:t>
      </w:r>
      <w:proofErr w:type="spellEnd"/>
      <w:r w:rsidR="007F09FD" w:rsidRPr="007F09FD">
        <w:t xml:space="preserve"> pelo </w:t>
      </w:r>
      <w:r w:rsidRPr="007F09FD">
        <w:t>ícone</w:t>
      </w:r>
      <w:r w:rsidR="007F09FD" w:rsidRPr="007F09FD">
        <w:t xml:space="preserve"> destacado na imagem abaixo:</w:t>
      </w:r>
    </w:p>
    <w:p w14:paraId="48100D60" w14:textId="77777777" w:rsidR="00E54148" w:rsidRDefault="00E54148" w:rsidP="00575A03">
      <w:pPr>
        <w:rPr>
          <w:rFonts w:ascii="Times New Roman" w:hAnsi="Times New Roman"/>
        </w:rPr>
      </w:pPr>
    </w:p>
    <w:p w14:paraId="2ADDEFCC" w14:textId="77777777" w:rsidR="00680BFE" w:rsidRDefault="00E54148" w:rsidP="00680BF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4DA6A4E5" wp14:editId="0D10B990">
            <wp:extent cx="4044470" cy="1937251"/>
            <wp:effectExtent l="25400" t="25400" r="19685" b="19050"/>
            <wp:docPr id="33" name="Imagem 33" descr="imgs/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s/p30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36" cy="1948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45295F" w14:textId="77777777" w:rsidR="00E54148" w:rsidRDefault="00680BFE" w:rsidP="00680BFE">
      <w:pPr>
        <w:pStyle w:val="Legenda"/>
        <w:jc w:val="center"/>
        <w:rPr>
          <w:rFonts w:ascii="Times New Roman" w:hAnsi="Times New Roman"/>
        </w:rPr>
      </w:pPr>
      <w:r>
        <w:t xml:space="preserve">Figura 5. </w:t>
      </w:r>
      <w:fldSimple w:instr=" SEQ Figura_5. \* ARABIC ">
        <w:r w:rsidR="00987DC3">
          <w:rPr>
            <w:noProof/>
          </w:rPr>
          <w:t>39</w:t>
        </w:r>
      </w:fldSimple>
      <w:r w:rsidR="00127E04">
        <w:rPr>
          <w:noProof/>
        </w:rPr>
        <w:t xml:space="preserve"> – Botão que revela códigos do Look&amp;Fell</w:t>
      </w:r>
    </w:p>
    <w:p w14:paraId="3B50E732" w14:textId="77777777" w:rsidR="00E54148" w:rsidRDefault="00E54148" w:rsidP="00575A03">
      <w:pPr>
        <w:rPr>
          <w:rFonts w:ascii="Times New Roman" w:hAnsi="Times New Roman"/>
        </w:rPr>
      </w:pPr>
    </w:p>
    <w:p w14:paraId="29C24028" w14:textId="77777777" w:rsidR="007F09FD" w:rsidRPr="007F09FD" w:rsidRDefault="007F09FD" w:rsidP="00575A03">
      <w:pPr>
        <w:rPr>
          <w:rFonts w:ascii="Times New Roman" w:hAnsi="Times New Roman"/>
        </w:rPr>
      </w:pPr>
      <w:r w:rsidRPr="007F09FD">
        <w:t xml:space="preserve">No nosso caso, </w:t>
      </w:r>
      <w:r w:rsidR="00634313">
        <w:t>sugerimos</w:t>
      </w:r>
      <w:r w:rsidR="00634313" w:rsidRPr="007F09FD">
        <w:t xml:space="preserve"> </w:t>
      </w:r>
      <w:r w:rsidRPr="007F09FD">
        <w:t>utilizar o tema “Metal”</w:t>
      </w:r>
      <w:r w:rsidR="00634313">
        <w:t xml:space="preserve"> para que você possa acompanhar seu projeto de acordo com o que está vendo em seu livro</w:t>
      </w:r>
      <w:r w:rsidRPr="007F09FD">
        <w:t xml:space="preserve">. Localize a </w:t>
      </w:r>
      <w:proofErr w:type="spellStart"/>
      <w:r w:rsidRPr="007F09FD">
        <w:t>string</w:t>
      </w:r>
      <w:proofErr w:type="spellEnd"/>
      <w:r w:rsidRPr="007F09FD">
        <w:t xml:space="preserve"> “</w:t>
      </w:r>
      <w:proofErr w:type="spellStart"/>
      <w:r w:rsidRPr="007F09FD">
        <w:t>Nimbus</w:t>
      </w:r>
      <w:proofErr w:type="spellEnd"/>
      <w:r w:rsidRPr="007F09FD">
        <w:t xml:space="preserve">” e troque por “Metal”. Você pode também optar por utilizar o tema nativo do sistema operacional. Basta remover toda cláusula </w:t>
      </w:r>
      <w:proofErr w:type="spellStart"/>
      <w:r w:rsidRPr="007F09FD">
        <w:t>try</w:t>
      </w:r>
      <w:proofErr w:type="spellEnd"/>
      <w:r w:rsidRPr="007F09FD">
        <w:t xml:space="preserve"> catch. Na imagem abaixo, vemos o tema “Metal” ao lado de uma janela com tema Nativo</w:t>
      </w:r>
      <w:r w:rsidR="00E54148">
        <w:t xml:space="preserve"> </w:t>
      </w:r>
      <w:commentRangeStart w:id="259"/>
      <w:r w:rsidR="00E54148">
        <w:t xml:space="preserve">(No caso do exemplo, o sistema operacional é </w:t>
      </w:r>
      <w:proofErr w:type="spellStart"/>
      <w:r w:rsidR="00E54148">
        <w:t>MacOS</w:t>
      </w:r>
      <w:proofErr w:type="spellEnd"/>
      <w:r w:rsidR="00E54148">
        <w:t>)</w:t>
      </w:r>
      <w:r w:rsidRPr="007F09FD">
        <w:t>.</w:t>
      </w:r>
      <w:r w:rsidR="007035C8">
        <w:t xml:space="preserve"> </w:t>
      </w:r>
      <w:commentRangeEnd w:id="259"/>
      <w:r w:rsidR="000E06D0">
        <w:rPr>
          <w:rStyle w:val="Refdecomentrio"/>
        </w:rPr>
        <w:commentReference w:id="259"/>
      </w:r>
      <w:r w:rsidR="007035C8">
        <w:t>Para utilizar o tema nativo,</w:t>
      </w:r>
      <w:r w:rsidR="00221FB9">
        <w:t xml:space="preserve"> remova todo o código encontrado</w:t>
      </w:r>
      <w:r w:rsidR="007035C8">
        <w:t xml:space="preserve"> na seção</w:t>
      </w:r>
      <w:r w:rsidR="00221FB9">
        <w:t xml:space="preserve"> Look </w:t>
      </w:r>
      <w:proofErr w:type="spellStart"/>
      <w:r w:rsidR="00221FB9">
        <w:t>and</w:t>
      </w:r>
      <w:proofErr w:type="spellEnd"/>
      <w:r w:rsidR="00221FB9">
        <w:t xml:space="preserve"> </w:t>
      </w:r>
      <w:proofErr w:type="spellStart"/>
      <w:r w:rsidR="00221FB9">
        <w:t>Feel</w:t>
      </w:r>
      <w:proofErr w:type="spellEnd"/>
      <w:r w:rsidR="00221FB9">
        <w:t>.</w:t>
      </w:r>
      <w:r w:rsidR="000E06D0">
        <w:t xml:space="preserve"> Veja como ficará na imagem a seguir:</w:t>
      </w:r>
    </w:p>
    <w:p w14:paraId="1C2413F4" w14:textId="77777777" w:rsidR="007F09FD" w:rsidRPr="007F09FD" w:rsidRDefault="007F09FD" w:rsidP="007F09FD">
      <w:pPr>
        <w:rPr>
          <w:rFonts w:ascii="Times New Roman" w:eastAsia="Times New Roman" w:hAnsi="Times New Roman"/>
        </w:rPr>
      </w:pPr>
    </w:p>
    <w:p w14:paraId="2F1E2DD1" w14:textId="77777777" w:rsidR="00680BFE" w:rsidRDefault="00E54148" w:rsidP="00680BFE">
      <w:pPr>
        <w:keepNext/>
        <w:jc w:val="center"/>
      </w:pPr>
      <w:r>
        <w:rPr>
          <w:noProof/>
        </w:rPr>
        <w:drawing>
          <wp:inline distT="0" distB="0" distL="0" distR="0" wp14:anchorId="55AB9105" wp14:editId="31E74023">
            <wp:extent cx="5394325" cy="4034790"/>
            <wp:effectExtent l="0" t="0" r="0" b="3810"/>
            <wp:docPr id="34" name="Imagem 34" descr="imgs/p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s/p31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6AEA" w14:textId="77777777" w:rsidR="00E512FC" w:rsidRDefault="00680BFE" w:rsidP="00680BFE">
      <w:pPr>
        <w:pStyle w:val="Legenda"/>
        <w:jc w:val="center"/>
      </w:pPr>
      <w:r>
        <w:t xml:space="preserve">Figura 5. </w:t>
      </w:r>
      <w:fldSimple w:instr=" SEQ Figura_5. \* ARABIC ">
        <w:r w:rsidR="00987DC3">
          <w:rPr>
            <w:noProof/>
          </w:rPr>
          <w:t>40</w:t>
        </w:r>
      </w:fldSimple>
      <w:r w:rsidR="00127E04">
        <w:rPr>
          <w:noProof/>
        </w:rPr>
        <w:t xml:space="preserve"> – Comparaçã</w:t>
      </w:r>
      <w:r w:rsidR="003B690E">
        <w:rPr>
          <w:noProof/>
        </w:rPr>
        <w:t>o entre os Look</w:t>
      </w:r>
      <w:r w:rsidR="00127E04">
        <w:rPr>
          <w:noProof/>
        </w:rPr>
        <w:t>&amp;Feels</w:t>
      </w:r>
    </w:p>
    <w:p w14:paraId="5DA2717E" w14:textId="77777777" w:rsidR="00680BFE" w:rsidRDefault="00680BFE" w:rsidP="00680BFE"/>
    <w:p w14:paraId="3BE8CA7C" w14:textId="77777777" w:rsidR="00680BFE" w:rsidRDefault="004A2467" w:rsidP="00680BFE">
      <w:pPr>
        <w:pStyle w:val="Ttulo3"/>
      </w:pPr>
      <w:r>
        <w:lastRenderedPageBreak/>
        <w:t>3.4</w:t>
      </w:r>
      <w:r w:rsidR="00680BFE">
        <w:t xml:space="preserve"> – Resumo</w:t>
      </w:r>
    </w:p>
    <w:p w14:paraId="6CACDD79" w14:textId="77777777" w:rsidR="000E06D0" w:rsidRDefault="00680BFE" w:rsidP="00680BFE">
      <w:r>
        <w:t xml:space="preserve">Nesta aula você consolidou seus conhecimentos em Java. </w:t>
      </w:r>
      <w:r w:rsidR="00513BAD">
        <w:t>Vimos como de fato, funciona uma arquitetura MVC, aprendemos a criar adaptações em nossas classes para servir como modelo em nossos componentes de View. E também conseguimos criar eventos em botões e interceptar eventos interessantes.</w:t>
      </w:r>
      <w:r w:rsidR="000E06D0">
        <w:t xml:space="preserve">, de agora em diante iremos trabalhar outros aspectos para o desenvolvimento </w:t>
      </w:r>
      <w:proofErr w:type="gramStart"/>
      <w:r w:rsidR="000E06D0">
        <w:t>de Aplicativos</w:t>
      </w:r>
      <w:proofErr w:type="gramEnd"/>
    </w:p>
    <w:p w14:paraId="3EB95069" w14:textId="77777777" w:rsidR="00680BFE" w:rsidRDefault="00513BAD" w:rsidP="00680BFE">
      <w:r>
        <w:t>Nossas aulas sobre Swing e Java terminam por aqui. Há muito mais sobre Swing para aprender</w:t>
      </w:r>
      <w:r w:rsidR="000E06D0">
        <w:t xml:space="preserve"> envolvendo outros tipos de aplicações</w:t>
      </w:r>
      <w:r>
        <w:t xml:space="preserve">, </w:t>
      </w:r>
      <w:r w:rsidR="000E06D0">
        <w:t xml:space="preserve">continue se </w:t>
      </w:r>
      <w:proofErr w:type="gramStart"/>
      <w:r w:rsidR="000E06D0">
        <w:t>aprimorando!</w:t>
      </w:r>
      <w:r>
        <w:t>.</w:t>
      </w:r>
      <w:proofErr w:type="gramEnd"/>
      <w:r>
        <w:t xml:space="preserve"> </w:t>
      </w:r>
      <w:commentRangeStart w:id="260"/>
      <w:r>
        <w:t xml:space="preserve">Não fizemos tratamento de erros, bloqueio </w:t>
      </w:r>
      <w:proofErr w:type="gramStart"/>
      <w:r>
        <w:t>do</w:t>
      </w:r>
      <w:proofErr w:type="gramEnd"/>
      <w:r>
        <w:t xml:space="preserve"> botão excluir e editar quando não há nenhum contato selecionado. A caminhada do programador é longa, e sempre existe algo mais para ser aprendido. Siga firme, e que você tenha um futuro promissor na área!</w:t>
      </w:r>
      <w:commentRangeEnd w:id="260"/>
      <w:r w:rsidR="000E06D0">
        <w:rPr>
          <w:rStyle w:val="Refdecomentrio"/>
        </w:rPr>
        <w:commentReference w:id="260"/>
      </w:r>
    </w:p>
    <w:p w14:paraId="664EA3E2" w14:textId="77777777" w:rsidR="00513BAD" w:rsidRDefault="00513BAD" w:rsidP="00680BFE"/>
    <w:p w14:paraId="71F209D6" w14:textId="77777777" w:rsidR="00513BAD" w:rsidRDefault="004A2467" w:rsidP="00513BAD">
      <w:pPr>
        <w:pStyle w:val="Ttulo3"/>
      </w:pPr>
      <w:r>
        <w:t>3.5</w:t>
      </w:r>
      <w:r w:rsidR="00513BAD">
        <w:t xml:space="preserve"> – Exercícios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"/>
        <w:gridCol w:w="8240"/>
      </w:tblGrid>
      <w:tr w:rsidR="00C96013" w:rsidRPr="00C96013" w14:paraId="6F3D870B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7056CB" w14:textId="77777777" w:rsidR="00C96013" w:rsidRPr="00C96013" w:rsidRDefault="00C96013" w:rsidP="00C96013">
            <w:r w:rsidRPr="00C96013">
              <w:t>1</w:t>
            </w:r>
            <w:r>
              <w:t>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BE93EC" w14:textId="77777777" w:rsidR="00C96013" w:rsidRPr="00C96013" w:rsidRDefault="00C96013" w:rsidP="00C96013">
            <w:r w:rsidRPr="00C96013">
              <w:t>O que é um Controller?</w:t>
            </w:r>
          </w:p>
        </w:tc>
      </w:tr>
      <w:tr w:rsidR="00C96013" w:rsidRPr="00C96013" w14:paraId="31D2CCCE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72A7AF" w14:textId="77777777" w:rsidR="00C96013" w:rsidRPr="00C96013" w:rsidRDefault="00C96013" w:rsidP="00C96013">
            <w:r w:rsidRPr="00C96013">
              <w:t>2</w:t>
            </w:r>
            <w:r>
              <w:t>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97B3A0" w14:textId="77777777" w:rsidR="00C96013" w:rsidRPr="00C96013" w:rsidRDefault="00C96013" w:rsidP="00C96013">
            <w:r w:rsidRPr="00C96013">
              <w:t xml:space="preserve">Sobre os enums, o que é necessário ser feito para que um </w:t>
            </w:r>
            <w:proofErr w:type="spellStart"/>
            <w:r w:rsidRPr="00C96013">
              <w:t>JCombobox</w:t>
            </w:r>
            <w:proofErr w:type="spellEnd"/>
            <w:r w:rsidRPr="00C96013">
              <w:t xml:space="preserve"> receba-o como Model?</w:t>
            </w:r>
          </w:p>
        </w:tc>
      </w:tr>
      <w:tr w:rsidR="00C96013" w:rsidRPr="00C96013" w14:paraId="289A441A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07BFD7" w14:textId="77777777" w:rsidR="00C96013" w:rsidRPr="00C96013" w:rsidRDefault="00C96013" w:rsidP="00C96013">
            <w:r w:rsidRPr="00C96013">
              <w:t>3</w:t>
            </w:r>
            <w:r>
              <w:t>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57A678" w14:textId="77777777" w:rsidR="00C96013" w:rsidRPr="00C96013" w:rsidRDefault="00C96013" w:rsidP="00C96013">
            <w:r w:rsidRPr="00C96013">
              <w:t xml:space="preserve">Você utilizou um </w:t>
            </w:r>
            <w:proofErr w:type="spellStart"/>
            <w:r w:rsidRPr="00C96013">
              <w:t>ArrayList</w:t>
            </w:r>
            <w:proofErr w:type="spellEnd"/>
            <w:r w:rsidRPr="00C96013">
              <w:t xml:space="preserve">. Pesquise e responda. O que é um </w:t>
            </w:r>
            <w:proofErr w:type="spellStart"/>
            <w:r w:rsidRPr="00C96013">
              <w:t>ArrayList</w:t>
            </w:r>
            <w:proofErr w:type="spellEnd"/>
            <w:r w:rsidRPr="00C96013">
              <w:t>? Para que serve?</w:t>
            </w:r>
          </w:p>
        </w:tc>
      </w:tr>
      <w:tr w:rsidR="00C96013" w:rsidRPr="00C96013" w14:paraId="13543D2D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33729C" w14:textId="77777777" w:rsidR="00C96013" w:rsidRPr="00C96013" w:rsidRDefault="00C96013" w:rsidP="00C96013">
            <w:r w:rsidRPr="00C96013">
              <w:t>4</w:t>
            </w:r>
            <w:r>
              <w:t>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C0AA5A" w14:textId="77777777" w:rsidR="00C96013" w:rsidRPr="00C96013" w:rsidRDefault="00C96013" w:rsidP="00C96013">
            <w:r w:rsidRPr="00C96013">
              <w:t xml:space="preserve">Qual método é necessário para que uma </w:t>
            </w:r>
            <w:proofErr w:type="spellStart"/>
            <w:r w:rsidRPr="00C96013">
              <w:t>view</w:t>
            </w:r>
            <w:proofErr w:type="spellEnd"/>
            <w:r w:rsidRPr="00C96013">
              <w:t xml:space="preserve"> se torne visível? E qual é o método para destruir uma </w:t>
            </w:r>
            <w:proofErr w:type="spellStart"/>
            <w:r w:rsidRPr="00C96013">
              <w:t>view</w:t>
            </w:r>
            <w:proofErr w:type="spellEnd"/>
            <w:r w:rsidRPr="00C96013">
              <w:t>?</w:t>
            </w:r>
          </w:p>
        </w:tc>
      </w:tr>
      <w:tr w:rsidR="00C96013" w:rsidRPr="00C96013" w14:paraId="5BACF16D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BBB234" w14:textId="77777777" w:rsidR="00C96013" w:rsidRPr="00C96013" w:rsidRDefault="00C96013" w:rsidP="00C96013">
            <w:r w:rsidRPr="00C96013">
              <w:t>5</w:t>
            </w:r>
            <w:r>
              <w:t>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B039FA" w14:textId="77777777" w:rsidR="00C96013" w:rsidRPr="00C96013" w:rsidRDefault="00C96013" w:rsidP="00C96013">
            <w:r w:rsidRPr="00C96013">
              <w:t xml:space="preserve">O que é um </w:t>
            </w:r>
            <w:proofErr w:type="spellStart"/>
            <w:r w:rsidRPr="00C96013">
              <w:t>Listener</w:t>
            </w:r>
            <w:proofErr w:type="spellEnd"/>
            <w:r w:rsidRPr="00C96013">
              <w:t>? Cite um exemplo.</w:t>
            </w:r>
          </w:p>
        </w:tc>
      </w:tr>
      <w:tr w:rsidR="00C96013" w:rsidRPr="00C96013" w14:paraId="68C8C927" w14:textId="77777777" w:rsidTr="00C96013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B6D8FD" w14:textId="77777777" w:rsidR="00C96013" w:rsidRPr="00C96013" w:rsidRDefault="00C96013" w:rsidP="00C96013">
            <w:r w:rsidRPr="00C96013">
              <w:t>6</w:t>
            </w:r>
            <w:r>
              <w:t>.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AF1516" w14:textId="77777777" w:rsidR="00C96013" w:rsidRPr="00C96013" w:rsidRDefault="00C96013" w:rsidP="00C96013">
            <w:r w:rsidRPr="00C96013">
              <w:t xml:space="preserve">O que é </w:t>
            </w:r>
            <w:proofErr w:type="spellStart"/>
            <w:r w:rsidRPr="00C96013">
              <w:t>Look&amp;Feel</w:t>
            </w:r>
            <w:proofErr w:type="spellEnd"/>
            <w:r w:rsidRPr="00C96013">
              <w:t>?</w:t>
            </w:r>
          </w:p>
        </w:tc>
      </w:tr>
    </w:tbl>
    <w:p w14:paraId="79D9C70A" w14:textId="77777777" w:rsidR="00513BAD" w:rsidRDefault="00513BAD" w:rsidP="00513BAD">
      <w:pPr>
        <w:pStyle w:val="Ttulo3"/>
      </w:pPr>
    </w:p>
    <w:p w14:paraId="32B5BDB9" w14:textId="77777777" w:rsidR="00513BAD" w:rsidRDefault="004A2467" w:rsidP="00513BAD">
      <w:pPr>
        <w:pStyle w:val="Ttulo3"/>
      </w:pPr>
      <w:r>
        <w:t>3.6</w:t>
      </w:r>
      <w:r w:rsidR="00513BAD">
        <w:t xml:space="preserve"> – TDP</w:t>
      </w:r>
    </w:p>
    <w:p w14:paraId="013C3C0D" w14:textId="77777777" w:rsidR="00B360BD" w:rsidRDefault="00B360BD" w:rsidP="00B360BD">
      <w:r>
        <w:t>Esta é a atividade final onde colocará à prova todo conhecimento adquirido no curso.</w:t>
      </w:r>
    </w:p>
    <w:p w14:paraId="7ED86A07" w14:textId="77777777" w:rsidR="00B360BD" w:rsidRDefault="00B360BD" w:rsidP="00B360BD"/>
    <w:p w14:paraId="4F688E4C" w14:textId="77777777" w:rsidR="00B360BD" w:rsidRDefault="004A2467" w:rsidP="00B360BD">
      <w:pPr>
        <w:pStyle w:val="Ttulo4"/>
      </w:pPr>
      <w:r>
        <w:t>3.6.1</w:t>
      </w:r>
      <w:r w:rsidR="0022339A">
        <w:t xml:space="preserve"> - </w:t>
      </w:r>
      <w:proofErr w:type="spellStart"/>
      <w:r w:rsidR="00B360BD">
        <w:t>Controllers</w:t>
      </w:r>
      <w:proofErr w:type="spellEnd"/>
    </w:p>
    <w:p w14:paraId="7927D372" w14:textId="77777777" w:rsidR="00B360BD" w:rsidRDefault="00B360BD" w:rsidP="00B360BD">
      <w:r>
        <w:t xml:space="preserve">Após ter feitos as Views, você precisa dar vida a elas, interligando-as com os Models, e persistindo os dados salvos. </w:t>
      </w:r>
    </w:p>
    <w:p w14:paraId="07E7B474" w14:textId="77777777" w:rsidR="00B360BD" w:rsidRDefault="00B360BD" w:rsidP="00B360BD">
      <w:r>
        <w:t xml:space="preserve">Primeiro você deverá interligar as Views com os Models através dos </w:t>
      </w:r>
      <w:proofErr w:type="spellStart"/>
      <w:r>
        <w:t>Controllers</w:t>
      </w:r>
      <w:proofErr w:type="spellEnd"/>
      <w:r>
        <w:t>. Muito similar ao aprendido em aula.</w:t>
      </w:r>
    </w:p>
    <w:p w14:paraId="5F027951" w14:textId="77777777" w:rsidR="00B360BD" w:rsidRDefault="00B360BD" w:rsidP="00B360BD"/>
    <w:p w14:paraId="7CF4F496" w14:textId="77777777" w:rsidR="00B360BD" w:rsidRDefault="009210C8" w:rsidP="00B360BD">
      <w:pPr>
        <w:rPr>
          <w:rFonts w:ascii="Calibri" w:eastAsia="Times New Roman" w:hAnsi="Calibri"/>
          <w:b/>
          <w:bCs/>
          <w:i/>
          <w:iCs/>
          <w:color w:val="4FA1DB"/>
          <w:szCs w:val="22"/>
        </w:rPr>
      </w:pPr>
      <w:r>
        <w:rPr>
          <w:rFonts w:ascii="Calibri" w:eastAsia="Times New Roman" w:hAnsi="Calibri"/>
          <w:b/>
          <w:bCs/>
          <w:i/>
          <w:iCs/>
          <w:color w:val="4FA1DB"/>
          <w:szCs w:val="22"/>
        </w:rPr>
        <w:pict w14:anchorId="3AC2C752">
          <v:rect id="_x0000_i1027" style="width:0;height:1.5pt" o:hralign="center" o:hrstd="t" o:hr="t" fillcolor="#aaa" stroked="f"/>
        </w:pict>
      </w:r>
    </w:p>
    <w:p w14:paraId="5C58085D" w14:textId="77777777" w:rsidR="00B360BD" w:rsidRDefault="00B360BD" w:rsidP="00B360BD">
      <w:pPr>
        <w:pStyle w:val="Ttulo4"/>
        <w:ind w:left="567" w:right="560"/>
      </w:pPr>
      <w:r>
        <w:t>Tarefa</w:t>
      </w:r>
    </w:p>
    <w:p w14:paraId="3845CAF3" w14:textId="77777777" w:rsidR="000E06D0" w:rsidRDefault="000E06D0" w:rsidP="005A48A6">
      <w:pPr>
        <w:ind w:left="567" w:right="560"/>
      </w:pPr>
      <w:r>
        <w:t>Chegamos a última etapa!</w:t>
      </w:r>
    </w:p>
    <w:p w14:paraId="6887AD15" w14:textId="77777777" w:rsidR="000E06D0" w:rsidRDefault="000E06D0" w:rsidP="005A48A6">
      <w:pPr>
        <w:ind w:left="567" w:right="560"/>
      </w:pPr>
      <w:r>
        <w:t>Como se sente? Realizado com certeza, veja onde chegou!</w:t>
      </w:r>
    </w:p>
    <w:p w14:paraId="3807F28B" w14:textId="77777777" w:rsidR="00B360BD" w:rsidRDefault="000E06D0" w:rsidP="005A48A6">
      <w:pPr>
        <w:ind w:left="567" w:right="560"/>
      </w:pPr>
      <w:r>
        <w:lastRenderedPageBreak/>
        <w:t>Para finalizarmos o projeto, nessa etapa final você deverá f</w:t>
      </w:r>
      <w:r w:rsidR="00B360BD">
        <w:t>inaliz</w:t>
      </w:r>
      <w:r>
        <w:t>ar</w:t>
      </w:r>
      <w:r w:rsidR="00B360BD">
        <w:t xml:space="preserve"> as funcionalidades de cadastrar, editar, visualizar e deletar</w:t>
      </w:r>
      <w:r>
        <w:t>, para isso u</w:t>
      </w:r>
      <w:r w:rsidR="00B360BD">
        <w:t xml:space="preserve">tilize </w:t>
      </w:r>
      <w:proofErr w:type="spellStart"/>
      <w:r w:rsidR="00B360BD">
        <w:t>Controllers</w:t>
      </w:r>
      <w:proofErr w:type="spellEnd"/>
      <w:r w:rsidR="00B360BD">
        <w:t xml:space="preserve"> para realizar a interação entre View e Models</w:t>
      </w:r>
    </w:p>
    <w:p w14:paraId="23F09843" w14:textId="77777777" w:rsidR="005A48A6" w:rsidRDefault="005A48A6" w:rsidP="005A48A6">
      <w:pPr>
        <w:pStyle w:val="Ttulo4"/>
        <w:ind w:firstLine="567"/>
      </w:pPr>
      <w:r>
        <w:t>Tarefa extra</w:t>
      </w:r>
    </w:p>
    <w:p w14:paraId="600E0D0B" w14:textId="77777777" w:rsidR="005A48A6" w:rsidRDefault="005A48A6" w:rsidP="005A48A6">
      <w:pPr>
        <w:ind w:left="567"/>
      </w:pPr>
      <w:r>
        <w:t xml:space="preserve">Existem diversos temas do Java Swing na internet. </w:t>
      </w:r>
      <w:commentRangeStart w:id="261"/>
      <w:r>
        <w:t xml:space="preserve">Pesquise e instale algum de seu gosto. </w:t>
      </w:r>
      <w:commentRangeEnd w:id="261"/>
      <w:r w:rsidR="000E06D0">
        <w:rPr>
          <w:rStyle w:val="Refdecomentrio"/>
        </w:rPr>
        <w:commentReference w:id="261"/>
      </w:r>
    </w:p>
    <w:p w14:paraId="16173C82" w14:textId="77777777" w:rsidR="005A48A6" w:rsidRDefault="005A48A6" w:rsidP="005A48A6">
      <w:pPr>
        <w:ind w:left="567"/>
      </w:pPr>
    </w:p>
    <w:p w14:paraId="14791514" w14:textId="77777777" w:rsidR="005A48A6" w:rsidRDefault="005A48A6" w:rsidP="005A48A6">
      <w:pPr>
        <w:pStyle w:val="Ttulo4"/>
        <w:ind w:left="567"/>
      </w:pPr>
      <w:r>
        <w:t>Fim</w:t>
      </w:r>
    </w:p>
    <w:p w14:paraId="042A6F8B" w14:textId="77777777" w:rsidR="000E06D0" w:rsidRDefault="005A48A6" w:rsidP="005A48A6">
      <w:pPr>
        <w:ind w:left="567"/>
      </w:pPr>
      <w:r>
        <w:t xml:space="preserve">E após tudo isso como está o seu projeto?! </w:t>
      </w:r>
    </w:p>
    <w:p w14:paraId="6B05E1B7" w14:textId="77777777" w:rsidR="005A48A6" w:rsidRDefault="000E06D0" w:rsidP="005A48A6">
      <w:pPr>
        <w:ind w:left="567"/>
      </w:pPr>
      <w:r>
        <w:t xml:space="preserve">Agora chegou o grande momento de apresentar </w:t>
      </w:r>
      <w:r w:rsidR="005A48A6">
        <w:t>a sua turma e ao seu educador! Parabéns! Você está craque em Java!!</w:t>
      </w:r>
    </w:p>
    <w:p w14:paraId="5BB1087D" w14:textId="77777777" w:rsidR="00513BAD" w:rsidRPr="00680BFE" w:rsidRDefault="00513BAD" w:rsidP="00680BFE"/>
    <w:sectPr w:rsidR="00513BAD" w:rsidRPr="00680BFE" w:rsidSect="00B0744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ayara Vicente" w:date="2016-07-22T17:24:00Z" w:initials="REV">
    <w:p w14:paraId="48FF124B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proofErr w:type="spellStart"/>
      <w:r>
        <w:t>Pq</w:t>
      </w:r>
      <w:proofErr w:type="spellEnd"/>
      <w:r>
        <w:t>?</w:t>
      </w:r>
    </w:p>
  </w:comment>
  <w:comment w:id="1" w:author="Willian" w:date="2016-07-24T22:02:00Z" w:initials="WFSP">
    <w:p w14:paraId="7C6D9B3D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Respondido</w:t>
      </w:r>
    </w:p>
  </w:comment>
  <w:comment w:id="13" w:author="Mayara Vicente" w:date="2016-07-22T17:38:00Z" w:initials="REV">
    <w:p w14:paraId="13E964C1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Aqui </w:t>
      </w:r>
      <w:proofErr w:type="spellStart"/>
      <w:r>
        <w:t>vc</w:t>
      </w:r>
      <w:proofErr w:type="spellEnd"/>
      <w:r>
        <w:t xml:space="preserve"> não acha que parece que deu uma quebra no assunto? Parece que o parágrafo anterior não conversa com o seguinte.</w:t>
      </w:r>
    </w:p>
  </w:comment>
  <w:comment w:id="14" w:author="Willian" w:date="2016-07-24T22:02:00Z" w:initials="WFSP">
    <w:p w14:paraId="7BCB01AC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Melhorou?</w:t>
      </w:r>
    </w:p>
  </w:comment>
  <w:comment w:id="27" w:author="Mayara Vicente" w:date="2016-07-22T17:39:00Z" w:initials="REV">
    <w:p w14:paraId="360C2137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Seria bacana apenas colocar </w:t>
      </w:r>
      <w:proofErr w:type="spellStart"/>
      <w:r>
        <w:t>pq</w:t>
      </w:r>
      <w:proofErr w:type="spellEnd"/>
      <w:r>
        <w:t xml:space="preserve"> vamos nos ater </w:t>
      </w:r>
      <w:proofErr w:type="gramStart"/>
      <w:r>
        <w:t>ao botões</w:t>
      </w:r>
      <w:proofErr w:type="gramEnd"/>
      <w:r>
        <w:t xml:space="preserve"> </w:t>
      </w:r>
      <w:proofErr w:type="spellStart"/>
      <w:r>
        <w:t>etc</w:t>
      </w:r>
      <w:proofErr w:type="spellEnd"/>
    </w:p>
  </w:comment>
  <w:comment w:id="34" w:author="Mayara Vicente" w:date="2016-07-22T12:01:00Z" w:initials="REV">
    <w:p w14:paraId="0A630D08" w14:textId="77777777" w:rsidR="009210C8" w:rsidRDefault="009210C8" w:rsidP="001D0B6C">
      <w:pPr>
        <w:pStyle w:val="Textodecomentrio"/>
      </w:pPr>
      <w:r>
        <w:rPr>
          <w:rStyle w:val="Refdecomentrio"/>
        </w:rPr>
        <w:annotationRef/>
      </w:r>
      <w:r>
        <w:t>Colocar no livro do educador pra ele relembrar essa parte de relacionamentos</w:t>
      </w:r>
    </w:p>
    <w:p w14:paraId="14F79B6A" w14:textId="77777777" w:rsidR="009210C8" w:rsidRDefault="009210C8" w:rsidP="001D0B6C">
      <w:pPr>
        <w:pStyle w:val="Textodecomentrio"/>
      </w:pPr>
    </w:p>
    <w:p w14:paraId="7A11EB20" w14:textId="77777777" w:rsidR="009210C8" w:rsidRDefault="009210C8" w:rsidP="001D0B6C">
      <w:pPr>
        <w:pStyle w:val="Textodecomentrio"/>
      </w:pPr>
      <w:r>
        <w:t>Acho importante</w:t>
      </w:r>
    </w:p>
  </w:comment>
  <w:comment w:id="35" w:author="Willian" w:date="2016-07-24T23:57:00Z" w:initials="WFSP">
    <w:p w14:paraId="1C761E9E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48" w:author="Mayara Vicente" w:date="2016-07-22T17:56:00Z" w:initials="REV">
    <w:p w14:paraId="7A814DC4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A dica ficou um pouco vaga</w:t>
      </w:r>
    </w:p>
    <w:p w14:paraId="4D914526" w14:textId="77777777" w:rsidR="009210C8" w:rsidRDefault="009210C8">
      <w:pPr>
        <w:pStyle w:val="Textodecomentrio"/>
      </w:pPr>
      <w:r>
        <w:t>O texto de baixo</w:t>
      </w:r>
    </w:p>
  </w:comment>
  <w:comment w:id="65" w:author="Mayara Vicente" w:date="2016-07-22T18:00:00Z" w:initials="REV">
    <w:p w14:paraId="5916A0D7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Se o ícone tiver nome seria legal colocar.</w:t>
      </w:r>
    </w:p>
  </w:comment>
  <w:comment w:id="66" w:author="Willian" w:date="2016-07-25T00:13:00Z" w:initials="WFSP">
    <w:p w14:paraId="5425305F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70" w:author="Mayara Vicente" w:date="2016-07-22T18:10:00Z" w:initials="REV">
    <w:p w14:paraId="31BD854E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Poderíamos complementar com o motivo?</w:t>
      </w:r>
    </w:p>
  </w:comment>
  <w:comment w:id="71" w:author="Willian" w:date="2016-07-25T00:18:00Z" w:initials="WFSP">
    <w:p w14:paraId="4EAFBE2D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77" w:author="Mayara Vicente" w:date="2016-07-22T18:15:00Z" w:initials="REV">
    <w:p w14:paraId="471FB112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Esta alteração que fiz esta correta?</w:t>
      </w:r>
    </w:p>
  </w:comment>
  <w:comment w:id="78" w:author="Willian" w:date="2016-07-24T21:56:00Z" w:initials="WFSP">
    <w:p w14:paraId="25D8C885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Quase. </w:t>
      </w:r>
      <w:proofErr w:type="spellStart"/>
      <w:proofErr w:type="gramStart"/>
      <w:r>
        <w:t>rs</w:t>
      </w:r>
      <w:proofErr w:type="spellEnd"/>
      <w:proofErr w:type="gramEnd"/>
    </w:p>
  </w:comment>
  <w:comment w:id="82" w:author="Mayara Vicente" w:date="2016-07-22T18:19:00Z" w:initials="REV">
    <w:p w14:paraId="08916D03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Acha interessante explicar o </w:t>
      </w:r>
      <w:proofErr w:type="spellStart"/>
      <w:r>
        <w:t>pq</w:t>
      </w:r>
      <w:proofErr w:type="spellEnd"/>
      <w:r>
        <w:t>?</w:t>
      </w:r>
    </w:p>
  </w:comment>
  <w:comment w:id="94" w:author="Mayara Vicente" w:date="2016-07-22T18:20:00Z" w:initials="REV">
    <w:p w14:paraId="4E0FC5A2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proofErr w:type="gramStart"/>
      <w:r>
        <w:t>dica</w:t>
      </w:r>
      <w:proofErr w:type="gramEnd"/>
    </w:p>
  </w:comment>
  <w:comment w:id="116" w:author="Mayara Vicente" w:date="2016-07-22T18:21:00Z" w:initials="REV">
    <w:p w14:paraId="4E1DC4DF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proofErr w:type="gramStart"/>
      <w:r>
        <w:t>sugiro</w:t>
      </w:r>
      <w:proofErr w:type="gramEnd"/>
      <w:r>
        <w:t xml:space="preserve"> como dica esse trecho</w:t>
      </w:r>
    </w:p>
    <w:p w14:paraId="671683DD" w14:textId="77777777" w:rsidR="009210C8" w:rsidRDefault="009210C8">
      <w:pPr>
        <w:pStyle w:val="Textodecomentrio"/>
      </w:pPr>
    </w:p>
    <w:p w14:paraId="65CDA1DB" w14:textId="77777777" w:rsidR="009210C8" w:rsidRDefault="009210C8">
      <w:pPr>
        <w:pStyle w:val="Textodecomentrio"/>
      </w:pPr>
      <w:r>
        <w:t>O que acha?</w:t>
      </w:r>
    </w:p>
  </w:comment>
  <w:comment w:id="127" w:author="Mayara Vicente" w:date="2016-07-22T18:25:00Z" w:initials="REV">
    <w:p w14:paraId="1CC72FF8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Essa classe é ideal colocar como item mesmo ou de repente</w:t>
      </w:r>
    </w:p>
    <w:p w14:paraId="2087F5AB" w14:textId="77777777" w:rsidR="009210C8" w:rsidRDefault="009210C8">
      <w:pPr>
        <w:pStyle w:val="Textodecomentrio"/>
      </w:pPr>
    </w:p>
    <w:p w14:paraId="1AE859EB" w14:textId="77777777" w:rsidR="009210C8" w:rsidRDefault="009210C8">
      <w:pPr>
        <w:pStyle w:val="Textodecomentrio"/>
      </w:pPr>
      <w:r>
        <w:t>INFORMAÇÃO IMPORTANTE</w:t>
      </w:r>
    </w:p>
    <w:p w14:paraId="5ECE5A12" w14:textId="77777777" w:rsidR="009210C8" w:rsidRDefault="009210C8">
      <w:pPr>
        <w:pStyle w:val="Textodecomentrio"/>
      </w:pPr>
    </w:p>
    <w:p w14:paraId="2D624C3E" w14:textId="77777777" w:rsidR="009210C8" w:rsidRDefault="009210C8">
      <w:pPr>
        <w:pStyle w:val="Textodecomentrio"/>
      </w:pPr>
      <w:r>
        <w:t xml:space="preserve">Para esclarecimento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</w:p>
    <w:p w14:paraId="2F13A8FC" w14:textId="77777777" w:rsidR="009210C8" w:rsidRDefault="009210C8">
      <w:pPr>
        <w:pStyle w:val="Textodecomentrio"/>
      </w:pPr>
    </w:p>
    <w:p w14:paraId="2046A9CF" w14:textId="77777777" w:rsidR="009210C8" w:rsidRDefault="009210C8">
      <w:pPr>
        <w:pStyle w:val="Textodecomentrio"/>
      </w:pPr>
      <w:r>
        <w:t>??</w:t>
      </w:r>
    </w:p>
  </w:comment>
  <w:comment w:id="137" w:author="Mayara Vicente" w:date="2016-07-22T18:27:00Z" w:initials="REV">
    <w:p w14:paraId="51ED3101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Colocar o motivo</w:t>
      </w:r>
    </w:p>
  </w:comment>
  <w:comment w:id="143" w:author="Mayara Vicente" w:date="2016-07-22T18:28:00Z" w:initials="REV">
    <w:p w14:paraId="137DE628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Essa </w:t>
      </w:r>
      <w:proofErr w:type="spellStart"/>
      <w:r>
        <w:t>info</w:t>
      </w:r>
      <w:proofErr w:type="spellEnd"/>
      <w:r>
        <w:t xml:space="preserve"> é relevante?</w:t>
      </w:r>
    </w:p>
    <w:p w14:paraId="5FF34A7F" w14:textId="77777777" w:rsidR="009210C8" w:rsidRDefault="009210C8">
      <w:pPr>
        <w:pStyle w:val="Textodecomentrio"/>
      </w:pPr>
    </w:p>
    <w:p w14:paraId="137DCC4C" w14:textId="77777777" w:rsidR="009210C8" w:rsidRDefault="009210C8">
      <w:pPr>
        <w:pStyle w:val="Textodecomentrio"/>
      </w:pPr>
      <w:r>
        <w:t>Ele vai estar com material impresso</w:t>
      </w:r>
    </w:p>
  </w:comment>
  <w:comment w:id="144" w:author="Willian" w:date="2016-07-25T01:05:00Z" w:initials="WFSP">
    <w:p w14:paraId="5C133123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Acho que foi um erro de digitação</w:t>
      </w:r>
    </w:p>
  </w:comment>
  <w:comment w:id="162" w:author="Mayara Vicente" w:date="2016-07-22T18:29:00Z" w:initials="REV">
    <w:p w14:paraId="6750E806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Sugiro colocar uma tela </w:t>
      </w:r>
      <w:proofErr w:type="gramStart"/>
      <w:r>
        <w:t>q</w:t>
      </w:r>
      <w:proofErr w:type="gramEnd"/>
      <w:r>
        <w:t xml:space="preserve"> mostre essa </w:t>
      </w:r>
      <w:proofErr w:type="spellStart"/>
      <w:r>
        <w:t>info</w:t>
      </w:r>
      <w:proofErr w:type="spellEnd"/>
    </w:p>
  </w:comment>
  <w:comment w:id="167" w:author="Mayara Vicente" w:date="2016-07-22T18:30:00Z" w:initials="REV">
    <w:p w14:paraId="25E225FE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Seria interessante uma </w:t>
      </w:r>
      <w:proofErr w:type="spellStart"/>
      <w:r>
        <w:t>img</w:t>
      </w:r>
      <w:proofErr w:type="spellEnd"/>
      <w:r>
        <w:t>?</w:t>
      </w:r>
    </w:p>
  </w:comment>
  <w:comment w:id="168" w:author="Willian" w:date="2016-07-25T01:00:00Z" w:initials="WFSP">
    <w:p w14:paraId="6FD845C1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Refere-se a listagem 5.6. Existe alguns comentários no código para o aluno se situar</w:t>
      </w:r>
    </w:p>
  </w:comment>
  <w:comment w:id="173" w:author="Mayara Vicente" w:date="2016-07-22T18:29:00Z" w:initials="REV">
    <w:p w14:paraId="56F8FE10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Este trecho inteiro parece dicas diversas</w:t>
      </w:r>
    </w:p>
  </w:comment>
  <w:comment w:id="174" w:author="Willian" w:date="2016-07-25T00:53:00Z" w:initials="WFSP">
    <w:p w14:paraId="29379CE2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97" w:author="Mayara Vicente" w:date="2016-07-22T18:32:00Z" w:initials="REV">
    <w:p w14:paraId="558A413F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Tirar essa </w:t>
      </w:r>
      <w:proofErr w:type="spellStart"/>
      <w:r>
        <w:t>info</w:t>
      </w:r>
      <w:proofErr w:type="spellEnd"/>
      <w:r>
        <w:t xml:space="preserve"> do livro do aluno</w:t>
      </w:r>
    </w:p>
    <w:p w14:paraId="33F6021A" w14:textId="77777777" w:rsidR="009210C8" w:rsidRDefault="009210C8">
      <w:pPr>
        <w:pStyle w:val="Textodecomentrio"/>
      </w:pPr>
    </w:p>
    <w:p w14:paraId="7FBB6EB7" w14:textId="77777777" w:rsidR="009210C8" w:rsidRDefault="009210C8">
      <w:pPr>
        <w:pStyle w:val="Textodecomentrio"/>
      </w:pPr>
      <w:r>
        <w:t>Isso precisa vir do educador.</w:t>
      </w:r>
    </w:p>
  </w:comment>
  <w:comment w:id="202" w:author="Mayara Vicente" w:date="2016-07-22T18:33:00Z" w:initials="REV">
    <w:p w14:paraId="5493696D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O nome deste botão por acaso seria mais?</w:t>
      </w:r>
    </w:p>
  </w:comment>
  <w:comment w:id="203" w:author="Willian" w:date="2016-07-25T00:50:00Z" w:initials="WFSP">
    <w:p w14:paraId="364059AF" w14:textId="77777777" w:rsidR="009210C8" w:rsidRPr="008E6E9A" w:rsidRDefault="009210C8">
      <w:pPr>
        <w:pStyle w:val="Textodecomentrio"/>
      </w:pPr>
      <w:r>
        <w:rPr>
          <w:rStyle w:val="Refdecomentrio"/>
        </w:rPr>
        <w:annotationRef/>
      </w:r>
      <w:r>
        <w:t xml:space="preserve">Ele não tem nome. Apenas um botão com uma reticencias no canto direito da propriedade </w:t>
      </w:r>
      <w:r>
        <w:rPr>
          <w:b/>
        </w:rPr>
        <w:t>model</w:t>
      </w:r>
    </w:p>
  </w:comment>
  <w:comment w:id="213" w:author="Mayara Vicente" w:date="2016-07-22T18:35:00Z" w:initials="REV">
    <w:p w14:paraId="5DBD554E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proofErr w:type="spellStart"/>
      <w:r>
        <w:t>Vc</w:t>
      </w:r>
      <w:proofErr w:type="spellEnd"/>
      <w:r>
        <w:t xml:space="preserve"> acha que fica melhor aqui no texto ou como dica?</w:t>
      </w:r>
    </w:p>
  </w:comment>
  <w:comment w:id="214" w:author="Willian" w:date="2016-07-25T00:47:00Z" w:initials="WFSP">
    <w:p w14:paraId="437E7D28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 xml:space="preserve">Acho melhor como texto mesmo. É um complemento ao parágrafo </w:t>
      </w:r>
      <w:proofErr w:type="gramStart"/>
      <w:r>
        <w:t>anterior</w:t>
      </w:r>
      <w:proofErr w:type="gramEnd"/>
      <w:r>
        <w:t xml:space="preserve"> mas não totalmente dispensável quanto uma dica.</w:t>
      </w:r>
    </w:p>
  </w:comment>
  <w:comment w:id="242" w:author="Mayara Vicente" w:date="2016-07-22T18:41:00Z" w:initials="REV">
    <w:p w14:paraId="66944FFB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proofErr w:type="spellStart"/>
      <w:r>
        <w:t>Vc</w:t>
      </w:r>
      <w:proofErr w:type="spellEnd"/>
      <w:r>
        <w:t xml:space="preserve"> acha que aqui seria interessante manter apenas no livro do educador?</w:t>
      </w:r>
    </w:p>
    <w:p w14:paraId="62CD31F7" w14:textId="77777777" w:rsidR="009210C8" w:rsidRDefault="009210C8">
      <w:pPr>
        <w:pStyle w:val="Textodecomentrio"/>
      </w:pPr>
    </w:p>
    <w:p w14:paraId="7502AC24" w14:textId="77777777" w:rsidR="009210C8" w:rsidRDefault="009210C8">
      <w:pPr>
        <w:pStyle w:val="Textodecomentrio"/>
      </w:pPr>
      <w:r>
        <w:t>Eu sugiro que sim</w:t>
      </w:r>
    </w:p>
  </w:comment>
  <w:comment w:id="250" w:author="Willian" w:date="2016-07-25T01:07:00Z" w:initials="WFSP">
    <w:p w14:paraId="0292D200" w14:textId="77777777" w:rsidR="009210C8" w:rsidRDefault="009210C8">
      <w:pPr>
        <w:pStyle w:val="Textodecomentrio"/>
      </w:pPr>
      <w:r>
        <w:rPr>
          <w:rStyle w:val="Refdecomentrio"/>
        </w:rPr>
        <w:annotationRef/>
      </w:r>
    </w:p>
  </w:comment>
  <w:comment w:id="259" w:author="Mayara Vicente" w:date="2016-07-22T18:44:00Z" w:initials="REV">
    <w:p w14:paraId="558EF349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Willian,</w:t>
      </w:r>
    </w:p>
    <w:p w14:paraId="68181495" w14:textId="77777777" w:rsidR="009210C8" w:rsidRDefault="009210C8">
      <w:pPr>
        <w:pStyle w:val="Textodecomentrio"/>
      </w:pPr>
    </w:p>
    <w:p w14:paraId="7EDA7988" w14:textId="77777777" w:rsidR="009210C8" w:rsidRDefault="009210C8">
      <w:pPr>
        <w:pStyle w:val="Textodecomentrio"/>
      </w:pPr>
      <w:r>
        <w:t>Uma dúvida aqui</w:t>
      </w:r>
    </w:p>
    <w:p w14:paraId="1E755BB5" w14:textId="77777777" w:rsidR="009210C8" w:rsidRDefault="009210C8">
      <w:pPr>
        <w:pStyle w:val="Textodecomentrio"/>
      </w:pPr>
      <w:r>
        <w:t xml:space="preserve">Nossas unidades trabalham apenas no </w:t>
      </w:r>
      <w:proofErr w:type="gramStart"/>
      <w:r>
        <w:t>Windows  isso</w:t>
      </w:r>
      <w:proofErr w:type="gramEnd"/>
      <w:r>
        <w:t xml:space="preserve"> não seria um problema nessa descrição certo?</w:t>
      </w:r>
    </w:p>
  </w:comment>
  <w:comment w:id="260" w:author="Mayara Vicente" w:date="2016-07-22T18:46:00Z" w:initials="REV">
    <w:p w14:paraId="174BE7A1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Retirar</w:t>
      </w:r>
    </w:p>
    <w:p w14:paraId="5601B9CB" w14:textId="77777777" w:rsidR="009210C8" w:rsidRDefault="009210C8">
      <w:pPr>
        <w:pStyle w:val="Textodecomentrio"/>
      </w:pPr>
    </w:p>
    <w:p w14:paraId="1B418454" w14:textId="77777777" w:rsidR="009210C8" w:rsidRDefault="009210C8">
      <w:pPr>
        <w:pStyle w:val="Textodecomentrio"/>
      </w:pPr>
      <w:r>
        <w:t>Não podemos colocar algo negativo no material em relação ao conteúdo</w:t>
      </w:r>
    </w:p>
  </w:comment>
  <w:comment w:id="261" w:author="Mayara Vicente" w:date="2016-07-22T18:47:00Z" w:initials="REV">
    <w:p w14:paraId="3B7E4D5A" w14:textId="77777777" w:rsidR="009210C8" w:rsidRDefault="009210C8">
      <w:pPr>
        <w:pStyle w:val="Textodecomentrio"/>
      </w:pPr>
      <w:r>
        <w:rPr>
          <w:rStyle w:val="Refdecomentrio"/>
        </w:rPr>
        <w:annotationRef/>
      </w:r>
      <w:r>
        <w:t>Se a ideia é fazer na unidade talvez ele não possa instalar no computador da escola</w:t>
      </w:r>
    </w:p>
    <w:p w14:paraId="776A506E" w14:textId="77777777" w:rsidR="009210C8" w:rsidRDefault="009210C8">
      <w:pPr>
        <w:pStyle w:val="Textodecomentrio"/>
      </w:pPr>
    </w:p>
    <w:p w14:paraId="449C8AE4" w14:textId="77777777" w:rsidR="009210C8" w:rsidRDefault="009210C8">
      <w:pPr>
        <w:pStyle w:val="Textodecomentrio"/>
      </w:pPr>
      <w:r>
        <w:t>Então retirar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FF124B" w15:done="0"/>
  <w15:commentEx w15:paraId="7C6D9B3D" w15:paraIdParent="48FF124B" w15:done="0"/>
  <w15:commentEx w15:paraId="13E964C1" w15:done="0"/>
  <w15:commentEx w15:paraId="7BCB01AC" w15:paraIdParent="13E964C1" w15:done="0"/>
  <w15:commentEx w15:paraId="360C2137" w15:done="0"/>
  <w15:commentEx w15:paraId="7A11EB20" w15:done="0"/>
  <w15:commentEx w15:paraId="1C761E9E" w15:paraIdParent="7A11EB20" w15:done="0"/>
  <w15:commentEx w15:paraId="4D914526" w15:done="0"/>
  <w15:commentEx w15:paraId="5916A0D7" w15:done="0"/>
  <w15:commentEx w15:paraId="5425305F" w15:paraIdParent="5916A0D7" w15:done="0"/>
  <w15:commentEx w15:paraId="31BD854E" w15:done="0"/>
  <w15:commentEx w15:paraId="4EAFBE2D" w15:paraIdParent="31BD854E" w15:done="0"/>
  <w15:commentEx w15:paraId="471FB112" w15:done="0"/>
  <w15:commentEx w15:paraId="25D8C885" w15:paraIdParent="471FB112" w15:done="0"/>
  <w15:commentEx w15:paraId="08916D03" w15:done="0"/>
  <w15:commentEx w15:paraId="4E0FC5A2" w15:done="0"/>
  <w15:commentEx w15:paraId="65CDA1DB" w15:done="0"/>
  <w15:commentEx w15:paraId="2046A9CF" w15:done="0"/>
  <w15:commentEx w15:paraId="51ED3101" w15:done="0"/>
  <w15:commentEx w15:paraId="137DCC4C" w15:done="0"/>
  <w15:commentEx w15:paraId="5C133123" w15:paraIdParent="137DCC4C" w15:done="0"/>
  <w15:commentEx w15:paraId="6750E806" w15:done="0"/>
  <w15:commentEx w15:paraId="25E225FE" w15:done="0"/>
  <w15:commentEx w15:paraId="6FD845C1" w15:paraIdParent="25E225FE" w15:done="0"/>
  <w15:commentEx w15:paraId="56F8FE10" w15:done="0"/>
  <w15:commentEx w15:paraId="29379CE2" w15:paraIdParent="56F8FE10" w15:done="0"/>
  <w15:commentEx w15:paraId="7FBB6EB7" w15:done="0"/>
  <w15:commentEx w15:paraId="5493696D" w15:done="0"/>
  <w15:commentEx w15:paraId="364059AF" w15:paraIdParent="5493696D" w15:done="0"/>
  <w15:commentEx w15:paraId="5DBD554E" w15:done="0"/>
  <w15:commentEx w15:paraId="437E7D28" w15:paraIdParent="5DBD554E" w15:done="0"/>
  <w15:commentEx w15:paraId="7502AC24" w15:done="0"/>
  <w15:commentEx w15:paraId="0292D200" w15:done="0"/>
  <w15:commentEx w15:paraId="1E755BB5" w15:done="0"/>
  <w15:commentEx w15:paraId="1B418454" w15:done="0"/>
  <w15:commentEx w15:paraId="449C8AE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47EB94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1C4B85"/>
    <w:multiLevelType w:val="hybridMultilevel"/>
    <w:tmpl w:val="E36A15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603A31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6742A2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4C80A1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560760C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66C0139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6BC0ED4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6F6356E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>
    <w:nsid w:val="0A15799B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A581010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D6B67BA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1AF1581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1F93EC0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2EE7435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56009C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7D16D84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8936776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5B01770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6C918CF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8B01E73"/>
    <w:multiLevelType w:val="hybridMultilevel"/>
    <w:tmpl w:val="A18E7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8C40EBE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F0E559B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3A74ABC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80E3990"/>
    <w:multiLevelType w:val="multilevel"/>
    <w:tmpl w:val="333E2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BBF54A8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CFC46CB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1A178A4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2D47EC3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4BE6C3A"/>
    <w:multiLevelType w:val="multilevel"/>
    <w:tmpl w:val="7DBE7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72A522F"/>
    <w:multiLevelType w:val="hybridMultilevel"/>
    <w:tmpl w:val="C01EBB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687505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E0B426B"/>
    <w:multiLevelType w:val="hybridMultilevel"/>
    <w:tmpl w:val="AB92B254"/>
    <w:lvl w:ilvl="0" w:tplc="1952D0E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3">
    <w:nsid w:val="4FE2683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0382827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0FB76AD"/>
    <w:multiLevelType w:val="hybridMultilevel"/>
    <w:tmpl w:val="3934F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400BB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D72285F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FBF6A0C"/>
    <w:multiLevelType w:val="hybridMultilevel"/>
    <w:tmpl w:val="257ED6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0F9042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1E551A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4427848"/>
    <w:multiLevelType w:val="multilevel"/>
    <w:tmpl w:val="732A7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CE045E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79630C9"/>
    <w:multiLevelType w:val="hybridMultilevel"/>
    <w:tmpl w:val="B00EA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7E80DD5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94F4FC1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9DB4B3E"/>
    <w:multiLevelType w:val="hybridMultilevel"/>
    <w:tmpl w:val="E0002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A0D3323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CB6598B"/>
    <w:multiLevelType w:val="multilevel"/>
    <w:tmpl w:val="FF3EA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0820814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2C117BA"/>
    <w:multiLevelType w:val="hybridMultilevel"/>
    <w:tmpl w:val="BA5874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70433A"/>
    <w:multiLevelType w:val="hybridMultilevel"/>
    <w:tmpl w:val="86E219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7DC17D6"/>
    <w:multiLevelType w:val="hybridMultilevel"/>
    <w:tmpl w:val="5CFCA7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9DA6165"/>
    <w:multiLevelType w:val="hybridMultilevel"/>
    <w:tmpl w:val="582CE8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C1055A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C3D126D"/>
    <w:multiLevelType w:val="multilevel"/>
    <w:tmpl w:val="92E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1"/>
  </w:num>
  <w:num w:numId="2">
    <w:abstractNumId w:val="48"/>
  </w:num>
  <w:num w:numId="3">
    <w:abstractNumId w:val="7"/>
  </w:num>
  <w:num w:numId="4">
    <w:abstractNumId w:val="2"/>
  </w:num>
  <w:num w:numId="5">
    <w:abstractNumId w:val="23"/>
  </w:num>
  <w:num w:numId="6">
    <w:abstractNumId w:val="24"/>
  </w:num>
  <w:num w:numId="7">
    <w:abstractNumId w:val="29"/>
  </w:num>
  <w:num w:numId="8">
    <w:abstractNumId w:val="47"/>
  </w:num>
  <w:num w:numId="9">
    <w:abstractNumId w:val="6"/>
  </w:num>
  <w:num w:numId="10">
    <w:abstractNumId w:val="21"/>
  </w:num>
  <w:num w:numId="11">
    <w:abstractNumId w:val="35"/>
  </w:num>
  <w:num w:numId="12">
    <w:abstractNumId w:val="52"/>
  </w:num>
  <w:num w:numId="13">
    <w:abstractNumId w:val="50"/>
  </w:num>
  <w:num w:numId="14">
    <w:abstractNumId w:val="1"/>
  </w:num>
  <w:num w:numId="15">
    <w:abstractNumId w:val="38"/>
  </w:num>
  <w:num w:numId="16">
    <w:abstractNumId w:val="51"/>
  </w:num>
  <w:num w:numId="17">
    <w:abstractNumId w:val="19"/>
  </w:num>
  <w:num w:numId="18">
    <w:abstractNumId w:val="8"/>
  </w:num>
  <w:num w:numId="19">
    <w:abstractNumId w:val="22"/>
  </w:num>
  <w:num w:numId="20">
    <w:abstractNumId w:val="9"/>
  </w:num>
  <w:num w:numId="21">
    <w:abstractNumId w:val="45"/>
  </w:num>
  <w:num w:numId="22">
    <w:abstractNumId w:val="27"/>
  </w:num>
  <w:num w:numId="23">
    <w:abstractNumId w:val="42"/>
  </w:num>
  <w:num w:numId="24">
    <w:abstractNumId w:val="4"/>
  </w:num>
  <w:num w:numId="25">
    <w:abstractNumId w:val="14"/>
  </w:num>
  <w:num w:numId="26">
    <w:abstractNumId w:val="37"/>
  </w:num>
  <w:num w:numId="27">
    <w:abstractNumId w:val="34"/>
  </w:num>
  <w:num w:numId="28">
    <w:abstractNumId w:val="55"/>
  </w:num>
  <w:num w:numId="29">
    <w:abstractNumId w:val="18"/>
  </w:num>
  <w:num w:numId="30">
    <w:abstractNumId w:val="31"/>
  </w:num>
  <w:num w:numId="31">
    <w:abstractNumId w:val="11"/>
  </w:num>
  <w:num w:numId="32">
    <w:abstractNumId w:val="25"/>
  </w:num>
  <w:num w:numId="33">
    <w:abstractNumId w:val="28"/>
  </w:num>
  <w:num w:numId="34">
    <w:abstractNumId w:val="44"/>
  </w:num>
  <w:num w:numId="35">
    <w:abstractNumId w:val="17"/>
  </w:num>
  <w:num w:numId="36">
    <w:abstractNumId w:val="10"/>
  </w:num>
  <w:num w:numId="37">
    <w:abstractNumId w:val="30"/>
  </w:num>
  <w:num w:numId="38">
    <w:abstractNumId w:val="46"/>
  </w:num>
  <w:num w:numId="39">
    <w:abstractNumId w:val="43"/>
  </w:num>
  <w:num w:numId="40">
    <w:abstractNumId w:val="0"/>
  </w:num>
  <w:num w:numId="41">
    <w:abstractNumId w:val="20"/>
  </w:num>
  <w:num w:numId="42">
    <w:abstractNumId w:val="53"/>
  </w:num>
  <w:num w:numId="43">
    <w:abstractNumId w:val="32"/>
  </w:num>
  <w:num w:numId="44">
    <w:abstractNumId w:val="16"/>
  </w:num>
  <w:num w:numId="45">
    <w:abstractNumId w:val="33"/>
  </w:num>
  <w:num w:numId="46">
    <w:abstractNumId w:val="40"/>
  </w:num>
  <w:num w:numId="47">
    <w:abstractNumId w:val="13"/>
  </w:num>
  <w:num w:numId="48">
    <w:abstractNumId w:val="49"/>
  </w:num>
  <w:num w:numId="49">
    <w:abstractNumId w:val="3"/>
  </w:num>
  <w:num w:numId="50">
    <w:abstractNumId w:val="39"/>
  </w:num>
  <w:num w:numId="51">
    <w:abstractNumId w:val="5"/>
  </w:num>
  <w:num w:numId="52">
    <w:abstractNumId w:val="26"/>
  </w:num>
  <w:num w:numId="53">
    <w:abstractNumId w:val="12"/>
  </w:num>
  <w:num w:numId="54">
    <w:abstractNumId w:val="36"/>
  </w:num>
  <w:num w:numId="55">
    <w:abstractNumId w:val="15"/>
  </w:num>
  <w:num w:numId="56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trackRevision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9FD"/>
    <w:rsid w:val="00002C89"/>
    <w:rsid w:val="00023890"/>
    <w:rsid w:val="00026004"/>
    <w:rsid w:val="0006246F"/>
    <w:rsid w:val="00075932"/>
    <w:rsid w:val="00076FF9"/>
    <w:rsid w:val="00092FA0"/>
    <w:rsid w:val="00093695"/>
    <w:rsid w:val="000A190D"/>
    <w:rsid w:val="000B369C"/>
    <w:rsid w:val="000B5755"/>
    <w:rsid w:val="000C518C"/>
    <w:rsid w:val="000C5C36"/>
    <w:rsid w:val="000C732C"/>
    <w:rsid w:val="000D02B0"/>
    <w:rsid w:val="000E06D0"/>
    <w:rsid w:val="000E0D36"/>
    <w:rsid w:val="000F6DF7"/>
    <w:rsid w:val="000F7BE9"/>
    <w:rsid w:val="00105DBF"/>
    <w:rsid w:val="00126E07"/>
    <w:rsid w:val="00127E04"/>
    <w:rsid w:val="00134024"/>
    <w:rsid w:val="00135D8A"/>
    <w:rsid w:val="0015609E"/>
    <w:rsid w:val="00162D0D"/>
    <w:rsid w:val="00164E44"/>
    <w:rsid w:val="001659FF"/>
    <w:rsid w:val="0017111D"/>
    <w:rsid w:val="00186C50"/>
    <w:rsid w:val="00191063"/>
    <w:rsid w:val="00197879"/>
    <w:rsid w:val="001A0FC3"/>
    <w:rsid w:val="001B3A20"/>
    <w:rsid w:val="001D0B6C"/>
    <w:rsid w:val="00202059"/>
    <w:rsid w:val="00221FB9"/>
    <w:rsid w:val="0022339A"/>
    <w:rsid w:val="00230EC8"/>
    <w:rsid w:val="00235863"/>
    <w:rsid w:val="0024360E"/>
    <w:rsid w:val="002513F8"/>
    <w:rsid w:val="00256B10"/>
    <w:rsid w:val="002635CC"/>
    <w:rsid w:val="002717AD"/>
    <w:rsid w:val="00272CFE"/>
    <w:rsid w:val="00281D46"/>
    <w:rsid w:val="0029357F"/>
    <w:rsid w:val="00297944"/>
    <w:rsid w:val="002A71FD"/>
    <w:rsid w:val="002C059A"/>
    <w:rsid w:val="002D36C0"/>
    <w:rsid w:val="002D3BC1"/>
    <w:rsid w:val="002E0AD5"/>
    <w:rsid w:val="002E240A"/>
    <w:rsid w:val="002E715A"/>
    <w:rsid w:val="002E7864"/>
    <w:rsid w:val="002F7276"/>
    <w:rsid w:val="00306BC4"/>
    <w:rsid w:val="003128EA"/>
    <w:rsid w:val="003148A6"/>
    <w:rsid w:val="00314EB1"/>
    <w:rsid w:val="00350D89"/>
    <w:rsid w:val="003551A1"/>
    <w:rsid w:val="00362EC6"/>
    <w:rsid w:val="00366A0D"/>
    <w:rsid w:val="003871CD"/>
    <w:rsid w:val="003940A3"/>
    <w:rsid w:val="00395ECC"/>
    <w:rsid w:val="003A1AD1"/>
    <w:rsid w:val="003B086D"/>
    <w:rsid w:val="003B4CCC"/>
    <w:rsid w:val="003B690E"/>
    <w:rsid w:val="003E6877"/>
    <w:rsid w:val="0040149F"/>
    <w:rsid w:val="00402472"/>
    <w:rsid w:val="00403E0B"/>
    <w:rsid w:val="00441D8E"/>
    <w:rsid w:val="0045333D"/>
    <w:rsid w:val="00472B2E"/>
    <w:rsid w:val="00491D25"/>
    <w:rsid w:val="00496CD6"/>
    <w:rsid w:val="004A0689"/>
    <w:rsid w:val="004A2467"/>
    <w:rsid w:val="004A26B3"/>
    <w:rsid w:val="004A5752"/>
    <w:rsid w:val="004C118B"/>
    <w:rsid w:val="004C3FD0"/>
    <w:rsid w:val="004C4DEF"/>
    <w:rsid w:val="004D52FB"/>
    <w:rsid w:val="004D7D48"/>
    <w:rsid w:val="004F77F4"/>
    <w:rsid w:val="00501F66"/>
    <w:rsid w:val="00513BAD"/>
    <w:rsid w:val="0052324C"/>
    <w:rsid w:val="00523495"/>
    <w:rsid w:val="005516C3"/>
    <w:rsid w:val="00560697"/>
    <w:rsid w:val="00563163"/>
    <w:rsid w:val="005637DA"/>
    <w:rsid w:val="00575A03"/>
    <w:rsid w:val="00577A7F"/>
    <w:rsid w:val="00597703"/>
    <w:rsid w:val="005A2B95"/>
    <w:rsid w:val="005A3582"/>
    <w:rsid w:val="005A48A6"/>
    <w:rsid w:val="005E62C7"/>
    <w:rsid w:val="00612ED1"/>
    <w:rsid w:val="00615EBA"/>
    <w:rsid w:val="0062162A"/>
    <w:rsid w:val="00633957"/>
    <w:rsid w:val="00634313"/>
    <w:rsid w:val="00636A12"/>
    <w:rsid w:val="00644BC1"/>
    <w:rsid w:val="00652C6A"/>
    <w:rsid w:val="006549BA"/>
    <w:rsid w:val="00672126"/>
    <w:rsid w:val="00680BFE"/>
    <w:rsid w:val="006867F4"/>
    <w:rsid w:val="00687AD9"/>
    <w:rsid w:val="0069393E"/>
    <w:rsid w:val="0069565B"/>
    <w:rsid w:val="006A32D3"/>
    <w:rsid w:val="006C4A22"/>
    <w:rsid w:val="007035C8"/>
    <w:rsid w:val="00716E7B"/>
    <w:rsid w:val="007300CB"/>
    <w:rsid w:val="0073164A"/>
    <w:rsid w:val="00732CFC"/>
    <w:rsid w:val="00745722"/>
    <w:rsid w:val="0075296F"/>
    <w:rsid w:val="00753F02"/>
    <w:rsid w:val="00760083"/>
    <w:rsid w:val="0078005B"/>
    <w:rsid w:val="00780140"/>
    <w:rsid w:val="007C1D75"/>
    <w:rsid w:val="007C5AFA"/>
    <w:rsid w:val="007D18C7"/>
    <w:rsid w:val="007E7B1E"/>
    <w:rsid w:val="007F01E3"/>
    <w:rsid w:val="007F09FD"/>
    <w:rsid w:val="007F3774"/>
    <w:rsid w:val="00805401"/>
    <w:rsid w:val="00822D55"/>
    <w:rsid w:val="0083269B"/>
    <w:rsid w:val="00842F66"/>
    <w:rsid w:val="00843A0E"/>
    <w:rsid w:val="0084436B"/>
    <w:rsid w:val="00855464"/>
    <w:rsid w:val="00873480"/>
    <w:rsid w:val="00887A07"/>
    <w:rsid w:val="00890C07"/>
    <w:rsid w:val="008A4808"/>
    <w:rsid w:val="008C754D"/>
    <w:rsid w:val="008E6E9A"/>
    <w:rsid w:val="00912E37"/>
    <w:rsid w:val="00913B17"/>
    <w:rsid w:val="009210C8"/>
    <w:rsid w:val="00950E47"/>
    <w:rsid w:val="009673B2"/>
    <w:rsid w:val="009675B4"/>
    <w:rsid w:val="00967DAA"/>
    <w:rsid w:val="00987DC3"/>
    <w:rsid w:val="009A3E60"/>
    <w:rsid w:val="009A713B"/>
    <w:rsid w:val="009B0EF1"/>
    <w:rsid w:val="009B388E"/>
    <w:rsid w:val="009B51D2"/>
    <w:rsid w:val="009C61AB"/>
    <w:rsid w:val="009D2A1B"/>
    <w:rsid w:val="00A20714"/>
    <w:rsid w:val="00A51F8E"/>
    <w:rsid w:val="00A652D4"/>
    <w:rsid w:val="00AA125B"/>
    <w:rsid w:val="00AB01F1"/>
    <w:rsid w:val="00AB68FA"/>
    <w:rsid w:val="00AC4BBF"/>
    <w:rsid w:val="00AD23AF"/>
    <w:rsid w:val="00AF2DC5"/>
    <w:rsid w:val="00B01D01"/>
    <w:rsid w:val="00B0744E"/>
    <w:rsid w:val="00B11236"/>
    <w:rsid w:val="00B360BD"/>
    <w:rsid w:val="00B41595"/>
    <w:rsid w:val="00B6521E"/>
    <w:rsid w:val="00B84538"/>
    <w:rsid w:val="00B92AB4"/>
    <w:rsid w:val="00B930E0"/>
    <w:rsid w:val="00BA4CF6"/>
    <w:rsid w:val="00BB012F"/>
    <w:rsid w:val="00BC4964"/>
    <w:rsid w:val="00BD3771"/>
    <w:rsid w:val="00BD4745"/>
    <w:rsid w:val="00BE1AD9"/>
    <w:rsid w:val="00BE334B"/>
    <w:rsid w:val="00BE3EA3"/>
    <w:rsid w:val="00C06806"/>
    <w:rsid w:val="00C435D8"/>
    <w:rsid w:val="00C8607F"/>
    <w:rsid w:val="00C96013"/>
    <w:rsid w:val="00C96806"/>
    <w:rsid w:val="00CA7023"/>
    <w:rsid w:val="00CB706E"/>
    <w:rsid w:val="00CC336B"/>
    <w:rsid w:val="00CE6CC5"/>
    <w:rsid w:val="00D16321"/>
    <w:rsid w:val="00D40E60"/>
    <w:rsid w:val="00D526BE"/>
    <w:rsid w:val="00D70F58"/>
    <w:rsid w:val="00D73AA2"/>
    <w:rsid w:val="00D74C97"/>
    <w:rsid w:val="00D74F91"/>
    <w:rsid w:val="00D767EC"/>
    <w:rsid w:val="00D824D3"/>
    <w:rsid w:val="00DA72CF"/>
    <w:rsid w:val="00DB5354"/>
    <w:rsid w:val="00DC1708"/>
    <w:rsid w:val="00DD71CD"/>
    <w:rsid w:val="00DE781F"/>
    <w:rsid w:val="00DF2314"/>
    <w:rsid w:val="00E00319"/>
    <w:rsid w:val="00E011CA"/>
    <w:rsid w:val="00E04EBF"/>
    <w:rsid w:val="00E323C7"/>
    <w:rsid w:val="00E37F8A"/>
    <w:rsid w:val="00E512FC"/>
    <w:rsid w:val="00E51706"/>
    <w:rsid w:val="00E54148"/>
    <w:rsid w:val="00E7334E"/>
    <w:rsid w:val="00E7768C"/>
    <w:rsid w:val="00E91FBA"/>
    <w:rsid w:val="00E97BA6"/>
    <w:rsid w:val="00EA4125"/>
    <w:rsid w:val="00EE603E"/>
    <w:rsid w:val="00EF05D1"/>
    <w:rsid w:val="00EF4B20"/>
    <w:rsid w:val="00F0167E"/>
    <w:rsid w:val="00F178E1"/>
    <w:rsid w:val="00F17E84"/>
    <w:rsid w:val="00F2704A"/>
    <w:rsid w:val="00F27AB7"/>
    <w:rsid w:val="00F529C0"/>
    <w:rsid w:val="00F65210"/>
    <w:rsid w:val="00F932A2"/>
    <w:rsid w:val="00F9356E"/>
    <w:rsid w:val="00F94B34"/>
    <w:rsid w:val="00FC2138"/>
    <w:rsid w:val="00FC57C1"/>
    <w:rsid w:val="00FE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314F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013"/>
    <w:rPr>
      <w:rFonts w:cs="Times New Roman"/>
      <w:sz w:val="22"/>
    </w:rPr>
  </w:style>
  <w:style w:type="paragraph" w:styleId="Ttulo1">
    <w:name w:val="heading 1"/>
    <w:basedOn w:val="Normal"/>
    <w:link w:val="Ttulo1Char"/>
    <w:uiPriority w:val="9"/>
    <w:qFormat/>
    <w:rsid w:val="007F09FD"/>
    <w:pPr>
      <w:spacing w:before="100" w:beforeAutospacing="1" w:after="100" w:afterAutospacing="1"/>
      <w:jc w:val="right"/>
      <w:outlineLvl w:val="0"/>
    </w:pPr>
    <w:rPr>
      <w:rFonts w:asciiTheme="majorHAnsi" w:hAnsiTheme="majorHAnsi"/>
      <w:b/>
      <w:bCs/>
      <w:color w:val="5B9BD5" w:themeColor="accent1"/>
      <w:kern w:val="36"/>
      <w:sz w:val="144"/>
      <w:szCs w:val="48"/>
    </w:rPr>
  </w:style>
  <w:style w:type="paragraph" w:styleId="Ttulo2">
    <w:name w:val="heading 2"/>
    <w:basedOn w:val="Normal"/>
    <w:link w:val="Ttulo2Char"/>
    <w:uiPriority w:val="9"/>
    <w:qFormat/>
    <w:rsid w:val="007F09FD"/>
    <w:pPr>
      <w:spacing w:before="100" w:beforeAutospacing="1" w:after="100" w:afterAutospacing="1"/>
      <w:outlineLvl w:val="1"/>
    </w:pPr>
    <w:rPr>
      <w:rFonts w:asciiTheme="majorHAnsi" w:hAnsiTheme="majorHAnsi"/>
      <w:b/>
      <w:bCs/>
      <w:color w:val="5B9BD5" w:themeColor="accent1"/>
      <w:sz w:val="56"/>
      <w:szCs w:val="36"/>
    </w:rPr>
  </w:style>
  <w:style w:type="paragraph" w:styleId="Ttulo3">
    <w:name w:val="heading 3"/>
    <w:basedOn w:val="Normal"/>
    <w:link w:val="Ttulo3Char"/>
    <w:uiPriority w:val="9"/>
    <w:qFormat/>
    <w:rsid w:val="00F2704A"/>
    <w:pPr>
      <w:spacing w:before="100" w:beforeAutospacing="1" w:after="100" w:afterAutospacing="1"/>
      <w:outlineLvl w:val="2"/>
    </w:pPr>
    <w:rPr>
      <w:b/>
      <w:bCs/>
      <w:color w:val="4472C4" w:themeColor="accent5"/>
      <w:sz w:val="32"/>
      <w:szCs w:val="27"/>
    </w:rPr>
  </w:style>
  <w:style w:type="paragraph" w:styleId="Ttulo4">
    <w:name w:val="heading 4"/>
    <w:basedOn w:val="Normal"/>
    <w:link w:val="Ttulo4Char"/>
    <w:uiPriority w:val="9"/>
    <w:qFormat/>
    <w:rsid w:val="00197879"/>
    <w:pPr>
      <w:spacing w:before="100" w:beforeAutospacing="1" w:after="100" w:afterAutospacing="1"/>
      <w:outlineLvl w:val="3"/>
    </w:pPr>
    <w:rPr>
      <w:b/>
      <w:bCs/>
      <w:color w:val="4472C4" w:themeColor="accent5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E7F3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09FD"/>
    <w:rPr>
      <w:rFonts w:asciiTheme="majorHAnsi" w:hAnsiTheme="majorHAnsi" w:cs="Times New Roman"/>
      <w:b/>
      <w:bCs/>
      <w:color w:val="5B9BD5" w:themeColor="accent1"/>
      <w:kern w:val="36"/>
      <w:sz w:val="144"/>
      <w:szCs w:val="48"/>
    </w:rPr>
  </w:style>
  <w:style w:type="character" w:customStyle="1" w:styleId="Ttulo2Char">
    <w:name w:val="Título 2 Char"/>
    <w:basedOn w:val="Fontepargpadro"/>
    <w:link w:val="Ttulo2"/>
    <w:uiPriority w:val="9"/>
    <w:rsid w:val="007F09FD"/>
    <w:rPr>
      <w:rFonts w:asciiTheme="majorHAnsi" w:hAnsiTheme="majorHAnsi" w:cs="Times New Roman"/>
      <w:b/>
      <w:bCs/>
      <w:color w:val="5B9BD5" w:themeColor="accent1"/>
      <w:sz w:val="5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F2704A"/>
    <w:rPr>
      <w:rFonts w:cs="Times New Roman"/>
      <w:b/>
      <w:bCs/>
      <w:color w:val="4472C4" w:themeColor="accent5"/>
      <w:sz w:val="32"/>
      <w:szCs w:val="27"/>
    </w:rPr>
  </w:style>
  <w:style w:type="character" w:customStyle="1" w:styleId="Ttulo4Char">
    <w:name w:val="Título 4 Char"/>
    <w:basedOn w:val="Fontepargpadro"/>
    <w:link w:val="Ttulo4"/>
    <w:uiPriority w:val="9"/>
    <w:rsid w:val="00197879"/>
    <w:rPr>
      <w:rFonts w:cs="Times New Roman"/>
      <w:b/>
      <w:bCs/>
      <w:color w:val="4472C4" w:themeColor="accent5"/>
    </w:rPr>
  </w:style>
  <w:style w:type="character" w:customStyle="1" w:styleId="keyword">
    <w:name w:val="keyword"/>
    <w:basedOn w:val="Fontepargpadro"/>
    <w:rsid w:val="007F09FD"/>
  </w:style>
  <w:style w:type="character" w:customStyle="1" w:styleId="string">
    <w:name w:val="string"/>
    <w:basedOn w:val="Fontepargpadro"/>
    <w:rsid w:val="007F09FD"/>
  </w:style>
  <w:style w:type="character" w:customStyle="1" w:styleId="number">
    <w:name w:val="number"/>
    <w:basedOn w:val="Fontepargpadro"/>
    <w:rsid w:val="007F09FD"/>
  </w:style>
  <w:style w:type="paragraph" w:styleId="NormalWeb">
    <w:name w:val="Normal (Web)"/>
    <w:basedOn w:val="Normal"/>
    <w:uiPriority w:val="99"/>
    <w:unhideWhenUsed/>
    <w:rsid w:val="007F09FD"/>
    <w:pPr>
      <w:spacing w:before="100" w:beforeAutospacing="1" w:after="100" w:afterAutospacing="1"/>
    </w:pPr>
    <w:rPr>
      <w:rFonts w:ascii="Times New Roman" w:hAnsi="Times New Roman"/>
    </w:rPr>
  </w:style>
  <w:style w:type="character" w:styleId="Hiperlink">
    <w:name w:val="Hyperlink"/>
    <w:basedOn w:val="Fontepargpadro"/>
    <w:uiPriority w:val="99"/>
    <w:semiHidden/>
    <w:unhideWhenUsed/>
    <w:rsid w:val="007F09FD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F09FD"/>
    <w:rPr>
      <w:color w:val="800080"/>
      <w:u w:val="single"/>
    </w:rPr>
  </w:style>
  <w:style w:type="character" w:customStyle="1" w:styleId="apple-converted-space">
    <w:name w:val="apple-converted-space"/>
    <w:basedOn w:val="Fontepargpadro"/>
    <w:rsid w:val="007F09FD"/>
  </w:style>
  <w:style w:type="character" w:styleId="CdigoHTML">
    <w:name w:val="HTML Code"/>
    <w:basedOn w:val="Fontepargpadro"/>
    <w:uiPriority w:val="99"/>
    <w:semiHidden/>
    <w:unhideWhenUsed/>
    <w:rsid w:val="007F09FD"/>
    <w:rPr>
      <w:rFonts w:ascii="Courier New" w:eastAsiaTheme="minorEastAsia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7F09FD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0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09FD"/>
    <w:rPr>
      <w:rFonts w:ascii="Courier New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7F09FD"/>
  </w:style>
  <w:style w:type="character" w:customStyle="1" w:styleId="hljs-javadoc">
    <w:name w:val="hljs-javadoc"/>
    <w:basedOn w:val="Fontepargpadro"/>
    <w:rsid w:val="007F09FD"/>
  </w:style>
  <w:style w:type="character" w:customStyle="1" w:styleId="hljs-javadoctag">
    <w:name w:val="hljs-javadoctag"/>
    <w:basedOn w:val="Fontepargpadro"/>
    <w:rsid w:val="007F09FD"/>
  </w:style>
  <w:style w:type="character" w:customStyle="1" w:styleId="hljs-string">
    <w:name w:val="hljs-string"/>
    <w:basedOn w:val="Fontepargpadro"/>
    <w:rsid w:val="007F09FD"/>
  </w:style>
  <w:style w:type="character" w:customStyle="1" w:styleId="hljs-title">
    <w:name w:val="hljs-title"/>
    <w:basedOn w:val="Fontepargpadro"/>
    <w:rsid w:val="007F09FD"/>
  </w:style>
  <w:style w:type="character" w:customStyle="1" w:styleId="hljs-annotation">
    <w:name w:val="hljs-annotation"/>
    <w:basedOn w:val="Fontepargpadro"/>
    <w:rsid w:val="007F09FD"/>
  </w:style>
  <w:style w:type="character" w:customStyle="1" w:styleId="hljs-function">
    <w:name w:val="hljs-function"/>
    <w:basedOn w:val="Fontepargpadro"/>
    <w:rsid w:val="007F09FD"/>
  </w:style>
  <w:style w:type="character" w:customStyle="1" w:styleId="hljs-class">
    <w:name w:val="hljs-class"/>
    <w:basedOn w:val="Fontepargpadro"/>
    <w:rsid w:val="007F09FD"/>
  </w:style>
  <w:style w:type="character" w:customStyle="1" w:styleId="hljs-comment">
    <w:name w:val="hljs-comment"/>
    <w:basedOn w:val="Fontepargpadro"/>
    <w:rsid w:val="007F09FD"/>
  </w:style>
  <w:style w:type="character" w:customStyle="1" w:styleId="hljs-literal">
    <w:name w:val="hljs-literal"/>
    <w:basedOn w:val="Fontepargpadro"/>
    <w:rsid w:val="007F09FD"/>
  </w:style>
  <w:style w:type="character" w:customStyle="1" w:styleId="hljs-builtin">
    <w:name w:val="hljs-built_in"/>
    <w:basedOn w:val="Fontepargpadro"/>
    <w:rsid w:val="007F09FD"/>
  </w:style>
  <w:style w:type="character" w:customStyle="1" w:styleId="hljs-subst">
    <w:name w:val="hljs-subst"/>
    <w:basedOn w:val="Fontepargpadro"/>
    <w:rsid w:val="007F09FD"/>
  </w:style>
  <w:style w:type="character" w:customStyle="1" w:styleId="hljs-number">
    <w:name w:val="hljs-number"/>
    <w:basedOn w:val="Fontepargpadro"/>
    <w:rsid w:val="007F09FD"/>
  </w:style>
  <w:style w:type="character" w:customStyle="1" w:styleId="hljs-preprocessor">
    <w:name w:val="hljs-preprocessor"/>
    <w:basedOn w:val="Fontepargpadro"/>
    <w:rsid w:val="007F09FD"/>
  </w:style>
  <w:style w:type="paragraph" w:styleId="PargrafodaLista">
    <w:name w:val="List Paragraph"/>
    <w:basedOn w:val="Normal"/>
    <w:uiPriority w:val="34"/>
    <w:qFormat/>
    <w:rsid w:val="007F09FD"/>
    <w:pPr>
      <w:ind w:left="720"/>
      <w:contextualSpacing/>
    </w:pPr>
  </w:style>
  <w:style w:type="character" w:customStyle="1" w:styleId="comment">
    <w:name w:val="comment"/>
    <w:basedOn w:val="Fontepargpadro"/>
    <w:rsid w:val="00575A03"/>
  </w:style>
  <w:style w:type="character" w:customStyle="1" w:styleId="annotation">
    <w:name w:val="annotation"/>
    <w:basedOn w:val="Fontepargpadro"/>
    <w:rsid w:val="00575A03"/>
  </w:style>
  <w:style w:type="paragraph" w:styleId="Subttulo">
    <w:name w:val="Subtitle"/>
    <w:basedOn w:val="Normal"/>
    <w:next w:val="Normal"/>
    <w:link w:val="SubttuloChar"/>
    <w:uiPriority w:val="11"/>
    <w:qFormat/>
    <w:rsid w:val="00F2704A"/>
    <w:pPr>
      <w:numPr>
        <w:ilvl w:val="1"/>
      </w:numPr>
      <w:spacing w:after="160"/>
    </w:pPr>
    <w:rPr>
      <w:rFonts w:cstheme="minorBidi"/>
      <w:color w:val="5A5A5A" w:themeColor="text1" w:themeTint="A5"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F2704A"/>
    <w:rPr>
      <w:color w:val="5A5A5A" w:themeColor="text1" w:themeTint="A5"/>
      <w:spacing w:val="15"/>
      <w:sz w:val="22"/>
      <w:szCs w:val="22"/>
    </w:rPr>
  </w:style>
  <w:style w:type="character" w:styleId="Refdecomentrio">
    <w:name w:val="annotation reference"/>
    <w:basedOn w:val="Fontepargpadro"/>
    <w:uiPriority w:val="99"/>
    <w:semiHidden/>
    <w:unhideWhenUsed/>
    <w:rsid w:val="00E54148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54148"/>
  </w:style>
  <w:style w:type="character" w:customStyle="1" w:styleId="TextodecomentrioChar">
    <w:name w:val="Texto de comentário Char"/>
    <w:basedOn w:val="Fontepargpadro"/>
    <w:link w:val="Textodecomentrio"/>
    <w:uiPriority w:val="99"/>
    <w:rsid w:val="00E54148"/>
    <w:rPr>
      <w:rFonts w:cs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4148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4148"/>
    <w:rPr>
      <w:rFonts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54148"/>
    <w:rPr>
      <w:rFonts w:ascii="Helvetica" w:hAnsi="Helvetica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54148"/>
    <w:rPr>
      <w:rFonts w:ascii="Helvetica" w:hAnsi="Helvetica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E5414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gt-baf-word-clickable">
    <w:name w:val="gt-baf-word-clickable"/>
    <w:basedOn w:val="Fontepargpadro"/>
    <w:rsid w:val="00745722"/>
  </w:style>
  <w:style w:type="paragraph" w:styleId="Reviso">
    <w:name w:val="Revision"/>
    <w:hidden/>
    <w:uiPriority w:val="99"/>
    <w:semiHidden/>
    <w:rsid w:val="00350D89"/>
    <w:rPr>
      <w:rFonts w:cs="Times New Roman"/>
      <w:sz w:val="22"/>
    </w:rPr>
  </w:style>
  <w:style w:type="character" w:customStyle="1" w:styleId="Ttulo5Char">
    <w:name w:val="Título 5 Char"/>
    <w:basedOn w:val="Fontepargpadro"/>
    <w:link w:val="Ttulo5"/>
    <w:uiPriority w:val="9"/>
    <w:rsid w:val="00FE7F33"/>
    <w:rPr>
      <w:rFonts w:asciiTheme="majorHAnsi" w:eastAsiaTheme="majorEastAsia" w:hAnsiTheme="majorHAnsi" w:cstheme="majorBidi"/>
      <w:color w:val="2E74B5" w:themeColor="accent1" w:themeShade="BF"/>
      <w:sz w:val="22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A0689"/>
    <w:rPr>
      <w:rFonts w:ascii="Helvetica" w:hAnsi="Helvetica"/>
      <w:sz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A0689"/>
    <w:rPr>
      <w:rFonts w:ascii="Helvetica" w:hAnsi="Helvetic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81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845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2463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9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877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0855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7997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8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56</Pages>
  <Words>9817</Words>
  <Characters>53014</Characters>
  <Application>Microsoft Macintosh Word</Application>
  <DocSecurity>0</DocSecurity>
  <Lines>441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</dc:creator>
  <cp:keywords/>
  <dc:description/>
  <cp:lastModifiedBy>Willian</cp:lastModifiedBy>
  <cp:revision>3</cp:revision>
  <dcterms:created xsi:type="dcterms:W3CDTF">2016-07-25T04:10:00Z</dcterms:created>
  <dcterms:modified xsi:type="dcterms:W3CDTF">2016-08-11T18:53:00Z</dcterms:modified>
</cp:coreProperties>
</file>